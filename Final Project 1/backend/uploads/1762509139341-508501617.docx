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Project Synopsis</w:t>
      </w:r>
    </w:p>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Report for</w:t>
      </w:r>
    </w:p>
    <w:p w:rsidR="003E2231" w:rsidRPr="003E2231" w:rsidRDefault="003E2231" w:rsidP="003E2231">
      <w:pPr>
        <w:spacing w:after="0" w:line="240" w:lineRule="auto"/>
        <w:jc w:val="center"/>
        <w:rPr>
          <w:rFonts w:ascii="Times New Roman" w:eastAsia="Times New Roman" w:hAnsi="Times New Roman" w:cs="Times New Roman"/>
          <w:sz w:val="48"/>
          <w:szCs w:val="48"/>
          <w:u w:val="single"/>
          <w:lang w:eastAsia="en-IN"/>
        </w:rPr>
      </w:pPr>
      <w:r w:rsidRPr="003E2231">
        <w:rPr>
          <w:rFonts w:ascii="Times New Roman" w:eastAsia="Times New Roman" w:hAnsi="Times New Roman" w:cs="Times New Roman"/>
          <w:sz w:val="48"/>
          <w:szCs w:val="48"/>
          <w:u w:val="single"/>
          <w:lang w:eastAsia="en-IN"/>
        </w:rPr>
        <w:t>7th Semester</w:t>
      </w: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Pr="003E2231" w:rsidRDefault="003E2231" w:rsidP="003E2231">
      <w:pPr>
        <w:spacing w:after="0" w:line="240" w:lineRule="auto"/>
        <w:jc w:val="center"/>
        <w:rPr>
          <w:rFonts w:ascii="Times New Roman" w:eastAsia="Times New Roman" w:hAnsi="Times New Roman" w:cs="Times New Roman"/>
          <w:b/>
          <w:sz w:val="48"/>
          <w:szCs w:val="48"/>
          <w:lang w:eastAsia="en-IN"/>
        </w:rPr>
      </w:pPr>
      <w:r w:rsidRPr="003E2231">
        <w:rPr>
          <w:rFonts w:ascii="Times New Roman" w:eastAsia="Times New Roman" w:hAnsi="Times New Roman" w:cs="Times New Roman"/>
          <w:b/>
          <w:sz w:val="48"/>
          <w:szCs w:val="48"/>
          <w:lang w:eastAsia="en-IN"/>
        </w:rPr>
        <w:t xml:space="preserve">Project </w:t>
      </w:r>
      <w:proofErr w:type="gramStart"/>
      <w:r w:rsidRPr="003E2231">
        <w:rPr>
          <w:rFonts w:ascii="Times New Roman" w:eastAsia="Times New Roman" w:hAnsi="Times New Roman" w:cs="Times New Roman"/>
          <w:b/>
          <w:sz w:val="48"/>
          <w:szCs w:val="48"/>
          <w:lang w:eastAsia="en-IN"/>
        </w:rPr>
        <w:t>name :</w:t>
      </w:r>
      <w:proofErr w:type="gramEnd"/>
      <w:r w:rsidRPr="003E2231">
        <w:rPr>
          <w:rFonts w:ascii="Times New Roman" w:eastAsia="Times New Roman" w:hAnsi="Times New Roman" w:cs="Times New Roman"/>
          <w:b/>
          <w:sz w:val="48"/>
          <w:szCs w:val="48"/>
          <w:lang w:eastAsia="en-IN"/>
        </w:rPr>
        <w:t xml:space="preserve"> </w:t>
      </w:r>
      <w:proofErr w:type="spellStart"/>
      <w:r w:rsidRPr="003E2231">
        <w:rPr>
          <w:rFonts w:ascii="Times New Roman" w:eastAsia="Times New Roman" w:hAnsi="Times New Roman" w:cs="Times New Roman"/>
          <w:b/>
          <w:sz w:val="48"/>
          <w:szCs w:val="48"/>
          <w:lang w:eastAsia="en-IN"/>
        </w:rPr>
        <w:t>Lodge_lyf</w:t>
      </w:r>
      <w:proofErr w:type="spellEnd"/>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Default="003E2231" w:rsidP="003E2231">
      <w:pPr>
        <w:spacing w:after="0" w:line="240" w:lineRule="auto"/>
        <w:jc w:val="center"/>
        <w:rPr>
          <w:rFonts w:ascii="Times New Roman" w:eastAsia="Times New Roman" w:hAnsi="Times New Roman" w:cs="Times New Roman"/>
          <w:sz w:val="48"/>
          <w:szCs w:val="48"/>
          <w:lang w:eastAsia="en-IN"/>
        </w:rPr>
      </w:pPr>
    </w:p>
    <w:p w:rsidR="003E2231" w:rsidRPr="003E2231" w:rsidRDefault="003E2231" w:rsidP="003E2231">
      <w:pPr>
        <w:spacing w:after="0" w:line="240" w:lineRule="auto"/>
        <w:jc w:val="center"/>
        <w:rPr>
          <w:rFonts w:ascii="Times New Roman" w:eastAsia="Times New Roman" w:hAnsi="Times New Roman" w:cs="Times New Roman"/>
          <w:sz w:val="48"/>
          <w:szCs w:val="48"/>
          <w:lang w:eastAsia="en-IN"/>
        </w:rPr>
      </w:pPr>
    </w:p>
    <w:p w:rsidR="003746C4" w:rsidRDefault="003746C4"/>
    <w:p w:rsidR="003E2231" w:rsidRDefault="003E2231">
      <w:r>
        <w:t xml:space="preserve">Made </w:t>
      </w:r>
      <w:proofErr w:type="gramStart"/>
      <w:r>
        <w:t>by :</w:t>
      </w:r>
      <w:proofErr w:type="gramEnd"/>
      <w:r>
        <w:tab/>
      </w:r>
      <w:r>
        <w:tab/>
      </w:r>
      <w:r>
        <w:tab/>
      </w:r>
      <w:r>
        <w:tab/>
      </w:r>
      <w:r>
        <w:tab/>
      </w:r>
      <w:r>
        <w:tab/>
      </w:r>
      <w:r>
        <w:tab/>
      </w:r>
      <w:r>
        <w:tab/>
      </w:r>
      <w:r>
        <w:tab/>
        <w:t>Submitted to :</w:t>
      </w:r>
    </w:p>
    <w:p w:rsidR="003E2231" w:rsidRDefault="003E2231">
      <w:r>
        <w:t xml:space="preserve">Nikhil </w:t>
      </w:r>
      <w:proofErr w:type="spellStart"/>
      <w:r>
        <w:t>dhuriya</w:t>
      </w:r>
      <w:proofErr w:type="spellEnd"/>
      <w:r>
        <w:t xml:space="preserve"> </w:t>
      </w:r>
    </w:p>
    <w:p w:rsidR="003E2231" w:rsidRDefault="003E2231">
      <w:proofErr w:type="spellStart"/>
      <w:r>
        <w:t>Shubhodeep</w:t>
      </w:r>
      <w:proofErr w:type="spellEnd"/>
      <w:r>
        <w:t xml:space="preserve"> pal </w:t>
      </w:r>
    </w:p>
    <w:p w:rsidR="003E2231" w:rsidRDefault="003E2231">
      <w:r>
        <w:t xml:space="preserve">Abhishek </w:t>
      </w:r>
      <w:proofErr w:type="spellStart"/>
      <w:r>
        <w:t>gupta</w:t>
      </w:r>
      <w:proofErr w:type="spellEnd"/>
      <w:r>
        <w:t>---</w:t>
      </w:r>
    </w:p>
    <w:p w:rsidR="003E2231" w:rsidRDefault="003E2231"/>
    <w:p w:rsidR="003E2231" w:rsidRDefault="003E2231"/>
    <w:p w:rsidR="003E2231" w:rsidRDefault="003E2231"/>
    <w:p w:rsidR="003E2231" w:rsidRDefault="003E2231"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r w:rsidRPr="003E2231">
        <w:rPr>
          <w:rFonts w:ascii="Times New Roman" w:eastAsia="Times New Roman" w:hAnsi="Times New Roman" w:cs="Times New Roman"/>
          <w:b/>
          <w:bCs/>
          <w:sz w:val="72"/>
          <w:szCs w:val="72"/>
          <w:lang w:eastAsia="en-IN"/>
        </w:rPr>
        <w:t>Problem Statement</w:t>
      </w:r>
    </w:p>
    <w:p w:rsidR="00C512CF" w:rsidRDefault="00C512CF"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p>
    <w:p w:rsidR="00C512CF" w:rsidRPr="003E2231" w:rsidRDefault="00C512CF" w:rsidP="00C512CF">
      <w:pPr>
        <w:spacing w:before="100" w:beforeAutospacing="1" w:after="100" w:afterAutospacing="1" w:line="240" w:lineRule="auto"/>
        <w:jc w:val="center"/>
        <w:outlineLvl w:val="2"/>
        <w:rPr>
          <w:rFonts w:ascii="Times New Roman" w:eastAsia="Times New Roman" w:hAnsi="Times New Roman" w:cs="Times New Roman"/>
          <w:b/>
          <w:bCs/>
          <w:sz w:val="72"/>
          <w:szCs w:val="72"/>
          <w:lang w:eastAsia="en-IN"/>
        </w:rPr>
      </w:pPr>
    </w:p>
    <w:p w:rsidR="003E2231" w:rsidRPr="00C512CF" w:rsidRDefault="003E2231" w:rsidP="003E2231">
      <w:pPr>
        <w:spacing w:before="100" w:beforeAutospacing="1" w:after="100" w:afterAutospacing="1" w:line="240" w:lineRule="auto"/>
        <w:rPr>
          <w:rFonts w:ascii="Times New Roman" w:eastAsia="Times New Roman" w:hAnsi="Times New Roman" w:cs="Times New Roman"/>
          <w:sz w:val="24"/>
          <w:szCs w:val="24"/>
          <w:lang w:eastAsia="en-IN"/>
        </w:rPr>
      </w:pPr>
      <w:r w:rsidRPr="00C512CF">
        <w:rPr>
          <w:rFonts w:ascii="Times New Roman" w:eastAsia="Times New Roman" w:hAnsi="Times New Roman" w:cs="Times New Roman"/>
          <w:sz w:val="24"/>
          <w:szCs w:val="24"/>
          <w:lang w:eastAsia="en-IN"/>
        </w:rPr>
        <w:t xml:space="preserve">Finding affordable and reliable accommodation is often difficult for </w:t>
      </w:r>
      <w:proofErr w:type="spellStart"/>
      <w:r w:rsidRPr="00C512CF">
        <w:rPr>
          <w:rFonts w:ascii="Times New Roman" w:eastAsia="Times New Roman" w:hAnsi="Times New Roman" w:cs="Times New Roman"/>
          <w:sz w:val="24"/>
          <w:szCs w:val="24"/>
          <w:lang w:eastAsia="en-IN"/>
        </w:rPr>
        <w:t>travelers</w:t>
      </w:r>
      <w:proofErr w:type="spellEnd"/>
      <w:r w:rsidRPr="00C512CF">
        <w:rPr>
          <w:rFonts w:ascii="Times New Roman" w:eastAsia="Times New Roman" w:hAnsi="Times New Roman" w:cs="Times New Roman"/>
          <w:sz w:val="24"/>
          <w:szCs w:val="24"/>
          <w:lang w:eastAsia="en-IN"/>
        </w:rPr>
        <w:t xml:space="preserve"> and tenants due to the involvement of third parties, hidden charges, and lack of transparent communication between property owners and customers. Existing hotel and room booking platforms often charge high commissions or service fees, making the process costly and complex.</w:t>
      </w:r>
    </w:p>
    <w:p w:rsidR="003E2231" w:rsidRPr="00C512CF" w:rsidRDefault="003E2231" w:rsidP="003E2231">
      <w:pPr>
        <w:spacing w:before="100" w:beforeAutospacing="1" w:after="100" w:afterAutospacing="1" w:line="240" w:lineRule="auto"/>
        <w:rPr>
          <w:rFonts w:ascii="Times New Roman" w:eastAsia="Times New Roman" w:hAnsi="Times New Roman" w:cs="Times New Roman"/>
          <w:sz w:val="24"/>
          <w:szCs w:val="24"/>
          <w:lang w:eastAsia="en-IN"/>
        </w:rPr>
      </w:pPr>
      <w:r w:rsidRPr="00C512CF">
        <w:rPr>
          <w:rFonts w:ascii="Times New Roman" w:eastAsia="Times New Roman" w:hAnsi="Times New Roman" w:cs="Times New Roman"/>
          <w:sz w:val="24"/>
          <w:szCs w:val="24"/>
          <w:lang w:eastAsia="en-IN"/>
        </w:rPr>
        <w:t xml:space="preserve">There is a need for a direct and transparent platform where property owners can easily list their rooms, and buyers can rent them without intermediaries or hidden costs. </w:t>
      </w:r>
      <w:proofErr w:type="spellStart"/>
      <w:proofErr w:type="gramStart"/>
      <w:r w:rsidRPr="00C512CF">
        <w:rPr>
          <w:rFonts w:ascii="Times New Roman" w:eastAsia="Times New Roman" w:hAnsi="Times New Roman" w:cs="Times New Roman"/>
          <w:i/>
          <w:iCs/>
          <w:sz w:val="24"/>
          <w:szCs w:val="24"/>
          <w:lang w:eastAsia="en-IN"/>
        </w:rPr>
        <w:t>LodgeLyf</w:t>
      </w:r>
      <w:proofErr w:type="spellEnd"/>
      <w:r w:rsidRPr="00C512CF">
        <w:rPr>
          <w:rFonts w:ascii="Times New Roman" w:eastAsia="Times New Roman" w:hAnsi="Times New Roman" w:cs="Times New Roman"/>
          <w:sz w:val="24"/>
          <w:szCs w:val="24"/>
          <w:lang w:eastAsia="en-IN"/>
        </w:rPr>
        <w:t xml:space="preserve">  aims</w:t>
      </w:r>
      <w:proofErr w:type="gramEnd"/>
      <w:r w:rsidRPr="00C512CF">
        <w:rPr>
          <w:rFonts w:ascii="Times New Roman" w:eastAsia="Times New Roman" w:hAnsi="Times New Roman" w:cs="Times New Roman"/>
          <w:sz w:val="24"/>
          <w:szCs w:val="24"/>
          <w:lang w:eastAsia="en-IN"/>
        </w:rPr>
        <w:t xml:space="preserve"> to bridge this gap by providing a simple, commission-free, and trustworthy hotel and room booking system that connects owners and customers directly.</w:t>
      </w:r>
    </w:p>
    <w:p w:rsidR="003E2231" w:rsidRDefault="003E2231" w:rsidP="003E2231">
      <w:pPr>
        <w:jc w:val="center"/>
        <w:rPr>
          <w:b/>
          <w:sz w:val="96"/>
          <w:szCs w:val="96"/>
          <w:u w:val="single"/>
        </w:rPr>
      </w:pPr>
    </w:p>
    <w:p w:rsidR="003E2231" w:rsidRDefault="003E2231"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C512CF" w:rsidRDefault="00C512CF" w:rsidP="003E2231">
      <w:pPr>
        <w:pStyle w:val="Heading3"/>
        <w:rPr>
          <w:rStyle w:val="Strong"/>
          <w:b/>
          <w:bCs/>
        </w:rPr>
      </w:pPr>
    </w:p>
    <w:p w:rsidR="003E2231" w:rsidRDefault="003E2231" w:rsidP="003E2231">
      <w:pPr>
        <w:pStyle w:val="Heading3"/>
        <w:rPr>
          <w:rStyle w:val="Strong"/>
          <w:b/>
          <w:bCs/>
          <w:sz w:val="96"/>
          <w:szCs w:val="96"/>
          <w:u w:val="single"/>
        </w:rPr>
      </w:pPr>
      <w:r w:rsidRPr="00483E3D">
        <w:rPr>
          <w:rStyle w:val="Strong"/>
          <w:b/>
          <w:bCs/>
          <w:sz w:val="96"/>
          <w:szCs w:val="96"/>
          <w:u w:val="single"/>
        </w:rPr>
        <w:t>Objective of the Project</w:t>
      </w:r>
    </w:p>
    <w:p w:rsidR="00C512CF" w:rsidRPr="00C512CF" w:rsidRDefault="00C512CF" w:rsidP="003E2231">
      <w:pPr>
        <w:pStyle w:val="Heading3"/>
        <w:rPr>
          <w:sz w:val="96"/>
          <w:szCs w:val="96"/>
          <w:u w:val="single"/>
        </w:rPr>
      </w:pPr>
    </w:p>
    <w:p w:rsidR="00C512CF" w:rsidRPr="00C512CF" w:rsidRDefault="00C512CF" w:rsidP="00C512CF">
      <w:pPr>
        <w:pStyle w:val="NormalWeb"/>
        <w:rPr>
          <w:sz w:val="28"/>
          <w:szCs w:val="28"/>
        </w:rPr>
      </w:pPr>
      <w:r w:rsidRPr="00C512CF">
        <w:rPr>
          <w:sz w:val="28"/>
          <w:szCs w:val="28"/>
        </w:rPr>
        <w:t xml:space="preserve">The main objective of </w:t>
      </w:r>
      <w:proofErr w:type="spellStart"/>
      <w:r w:rsidRPr="00C512CF">
        <w:rPr>
          <w:rStyle w:val="Strong"/>
          <w:sz w:val="28"/>
          <w:szCs w:val="28"/>
        </w:rPr>
        <w:t>LodgeLyf</w:t>
      </w:r>
      <w:proofErr w:type="spellEnd"/>
      <w:r w:rsidRPr="00C512CF">
        <w:rPr>
          <w:sz w:val="28"/>
          <w:szCs w:val="28"/>
        </w:rPr>
        <w:t xml:space="preserve"> is to develop a transparent, user-friendly, and commission-free hotel and room booking platform. The detailed objectives are:</w:t>
      </w:r>
    </w:p>
    <w:p w:rsidR="00C512CF" w:rsidRPr="00C512CF" w:rsidRDefault="00C512CF" w:rsidP="00C512CF">
      <w:pPr>
        <w:pStyle w:val="NormalWeb"/>
        <w:numPr>
          <w:ilvl w:val="0"/>
          <w:numId w:val="2"/>
        </w:numPr>
        <w:rPr>
          <w:sz w:val="28"/>
          <w:szCs w:val="28"/>
        </w:rPr>
      </w:pPr>
      <w:r w:rsidRPr="00C512CF">
        <w:rPr>
          <w:rStyle w:val="Strong"/>
          <w:sz w:val="28"/>
          <w:szCs w:val="28"/>
        </w:rPr>
        <w:t>Direct Owner–Customer Connection</w:t>
      </w:r>
      <w:proofErr w:type="gramStart"/>
      <w:r w:rsidRPr="00C512CF">
        <w:rPr>
          <w:rStyle w:val="Strong"/>
          <w:sz w:val="28"/>
          <w:szCs w:val="28"/>
        </w:rPr>
        <w:t>:</w:t>
      </w:r>
      <w:proofErr w:type="gramEnd"/>
      <w:r w:rsidRPr="00C512CF">
        <w:rPr>
          <w:sz w:val="28"/>
          <w:szCs w:val="28"/>
        </w:rPr>
        <w:br/>
        <w:t>To establish a system that allows property owners to directly list their rooms or hotels and interact with customers without intermediaries.</w:t>
      </w:r>
    </w:p>
    <w:p w:rsidR="00C512CF" w:rsidRPr="00C512CF" w:rsidRDefault="00C512CF" w:rsidP="00C512CF">
      <w:pPr>
        <w:pStyle w:val="NormalWeb"/>
        <w:numPr>
          <w:ilvl w:val="0"/>
          <w:numId w:val="2"/>
        </w:numPr>
        <w:rPr>
          <w:sz w:val="28"/>
          <w:szCs w:val="28"/>
        </w:rPr>
      </w:pPr>
      <w:r w:rsidRPr="00C512CF">
        <w:rPr>
          <w:rStyle w:val="Strong"/>
          <w:sz w:val="28"/>
          <w:szCs w:val="28"/>
        </w:rPr>
        <w:t>Elimination of Third Parties and Hidden Charges</w:t>
      </w:r>
      <w:proofErr w:type="gramStart"/>
      <w:r w:rsidRPr="00C512CF">
        <w:rPr>
          <w:rStyle w:val="Strong"/>
          <w:sz w:val="28"/>
          <w:szCs w:val="28"/>
        </w:rPr>
        <w:t>:</w:t>
      </w:r>
      <w:proofErr w:type="gramEnd"/>
      <w:r w:rsidRPr="00C512CF">
        <w:rPr>
          <w:sz w:val="28"/>
          <w:szCs w:val="28"/>
        </w:rPr>
        <w:br/>
        <w:t>To remove dependence on third-party platforms, ensuring there are no extra fees, service charges, or hidden costs for either party.</w:t>
      </w:r>
    </w:p>
    <w:p w:rsidR="00C512CF" w:rsidRPr="00C512CF" w:rsidRDefault="00C512CF" w:rsidP="00C512CF">
      <w:pPr>
        <w:pStyle w:val="NormalWeb"/>
        <w:numPr>
          <w:ilvl w:val="0"/>
          <w:numId w:val="2"/>
        </w:numPr>
        <w:rPr>
          <w:sz w:val="28"/>
          <w:szCs w:val="28"/>
        </w:rPr>
      </w:pPr>
      <w:r w:rsidRPr="00C512CF">
        <w:rPr>
          <w:rStyle w:val="Strong"/>
          <w:sz w:val="28"/>
          <w:szCs w:val="28"/>
        </w:rPr>
        <w:t>User-Friendly Interface</w:t>
      </w:r>
      <w:proofErr w:type="gramStart"/>
      <w:r w:rsidRPr="00C512CF">
        <w:rPr>
          <w:rStyle w:val="Strong"/>
          <w:sz w:val="28"/>
          <w:szCs w:val="28"/>
        </w:rPr>
        <w:t>:</w:t>
      </w:r>
      <w:proofErr w:type="gramEnd"/>
      <w:r w:rsidRPr="00C512CF">
        <w:rPr>
          <w:sz w:val="28"/>
          <w:szCs w:val="28"/>
        </w:rPr>
        <w:br/>
        <w:t>To design a clean, intuitive, and responsive interface that simplifies the process of searching, comparing, and booking accommodations.</w:t>
      </w:r>
    </w:p>
    <w:p w:rsidR="00C512CF" w:rsidRPr="00C512CF" w:rsidRDefault="00C512CF" w:rsidP="00C512CF">
      <w:pPr>
        <w:pStyle w:val="NormalWeb"/>
        <w:numPr>
          <w:ilvl w:val="0"/>
          <w:numId w:val="2"/>
        </w:numPr>
        <w:rPr>
          <w:sz w:val="28"/>
          <w:szCs w:val="28"/>
        </w:rPr>
      </w:pPr>
      <w:r w:rsidRPr="00C512CF">
        <w:rPr>
          <w:rStyle w:val="Strong"/>
          <w:sz w:val="28"/>
          <w:szCs w:val="28"/>
        </w:rPr>
        <w:t>Secure Booking System</w:t>
      </w:r>
      <w:proofErr w:type="gramStart"/>
      <w:r w:rsidRPr="00C512CF">
        <w:rPr>
          <w:rStyle w:val="Strong"/>
          <w:sz w:val="28"/>
          <w:szCs w:val="28"/>
        </w:rPr>
        <w:t>:</w:t>
      </w:r>
      <w:proofErr w:type="gramEnd"/>
      <w:r w:rsidRPr="00C512CF">
        <w:rPr>
          <w:sz w:val="28"/>
          <w:szCs w:val="28"/>
        </w:rPr>
        <w:br/>
        <w:t>To ensure safe transactions and protect user data with secure authentication and payment gateways.</w:t>
      </w:r>
    </w:p>
    <w:p w:rsidR="00C512CF" w:rsidRPr="00C512CF" w:rsidRDefault="00C512CF" w:rsidP="00C512CF">
      <w:pPr>
        <w:pStyle w:val="NormalWeb"/>
        <w:numPr>
          <w:ilvl w:val="0"/>
          <w:numId w:val="2"/>
        </w:numPr>
        <w:rPr>
          <w:sz w:val="28"/>
          <w:szCs w:val="28"/>
        </w:rPr>
      </w:pPr>
      <w:r w:rsidRPr="00C512CF">
        <w:rPr>
          <w:rStyle w:val="Strong"/>
          <w:sz w:val="28"/>
          <w:szCs w:val="28"/>
        </w:rPr>
        <w:t>Fair Opportunities for Property Owners</w:t>
      </w:r>
      <w:proofErr w:type="gramStart"/>
      <w:r w:rsidRPr="00C512CF">
        <w:rPr>
          <w:rStyle w:val="Strong"/>
          <w:sz w:val="28"/>
          <w:szCs w:val="28"/>
        </w:rPr>
        <w:t>:</w:t>
      </w:r>
      <w:proofErr w:type="gramEnd"/>
      <w:r w:rsidRPr="00C512CF">
        <w:rPr>
          <w:sz w:val="28"/>
          <w:szCs w:val="28"/>
        </w:rPr>
        <w:br/>
        <w:t>To give equal visibility and opportunities to small or independent property owners, helping them reach a wider audience.</w:t>
      </w:r>
    </w:p>
    <w:p w:rsidR="00C512CF" w:rsidRPr="00C512CF" w:rsidRDefault="00C512CF" w:rsidP="00C512CF">
      <w:pPr>
        <w:pStyle w:val="NormalWeb"/>
        <w:numPr>
          <w:ilvl w:val="0"/>
          <w:numId w:val="2"/>
        </w:numPr>
        <w:rPr>
          <w:sz w:val="28"/>
          <w:szCs w:val="28"/>
        </w:rPr>
      </w:pPr>
      <w:r w:rsidRPr="00C512CF">
        <w:rPr>
          <w:rStyle w:val="Strong"/>
          <w:sz w:val="28"/>
          <w:szCs w:val="28"/>
        </w:rPr>
        <w:t>Efficient Search and Filter Options</w:t>
      </w:r>
      <w:proofErr w:type="gramStart"/>
      <w:r w:rsidRPr="00C512CF">
        <w:rPr>
          <w:rStyle w:val="Strong"/>
          <w:sz w:val="28"/>
          <w:szCs w:val="28"/>
        </w:rPr>
        <w:t>:</w:t>
      </w:r>
      <w:proofErr w:type="gramEnd"/>
      <w:r w:rsidRPr="00C512CF">
        <w:rPr>
          <w:sz w:val="28"/>
          <w:szCs w:val="28"/>
        </w:rPr>
        <w:br/>
        <w:t>To enable users to easily find accommodations that fit their preferences such as price, location, and amenities.</w:t>
      </w:r>
    </w:p>
    <w:p w:rsidR="00C512CF" w:rsidRPr="00C512CF" w:rsidRDefault="00C512CF" w:rsidP="00C512CF">
      <w:pPr>
        <w:pStyle w:val="NormalWeb"/>
        <w:numPr>
          <w:ilvl w:val="0"/>
          <w:numId w:val="2"/>
        </w:numPr>
        <w:rPr>
          <w:sz w:val="28"/>
          <w:szCs w:val="28"/>
        </w:rPr>
      </w:pPr>
      <w:r w:rsidRPr="00C512CF">
        <w:rPr>
          <w:rStyle w:val="Strong"/>
          <w:sz w:val="28"/>
          <w:szCs w:val="28"/>
        </w:rPr>
        <w:t>Transparent Information Display</w:t>
      </w:r>
      <w:proofErr w:type="gramStart"/>
      <w:r w:rsidRPr="00C512CF">
        <w:rPr>
          <w:rStyle w:val="Strong"/>
          <w:sz w:val="28"/>
          <w:szCs w:val="28"/>
        </w:rPr>
        <w:t>:</w:t>
      </w:r>
      <w:proofErr w:type="gramEnd"/>
      <w:r w:rsidRPr="00C512CF">
        <w:rPr>
          <w:sz w:val="28"/>
          <w:szCs w:val="28"/>
        </w:rPr>
        <w:br/>
        <w:t>To present accurate details, reviews, and real-time availability for each property, promoting trust and transparency.</w:t>
      </w:r>
    </w:p>
    <w:p w:rsidR="00C512CF" w:rsidRPr="00C512CF" w:rsidRDefault="00C512CF" w:rsidP="00C512CF">
      <w:pPr>
        <w:pStyle w:val="NormalWeb"/>
        <w:numPr>
          <w:ilvl w:val="0"/>
          <w:numId w:val="2"/>
        </w:numPr>
        <w:rPr>
          <w:sz w:val="28"/>
          <w:szCs w:val="28"/>
        </w:rPr>
      </w:pPr>
      <w:r w:rsidRPr="00C512CF">
        <w:rPr>
          <w:rStyle w:val="Strong"/>
          <w:sz w:val="28"/>
          <w:szCs w:val="28"/>
        </w:rPr>
        <w:t>Scalability and Performance</w:t>
      </w:r>
      <w:proofErr w:type="gramStart"/>
      <w:r w:rsidRPr="00C512CF">
        <w:rPr>
          <w:rStyle w:val="Strong"/>
          <w:sz w:val="28"/>
          <w:szCs w:val="28"/>
        </w:rPr>
        <w:t>:</w:t>
      </w:r>
      <w:proofErr w:type="gramEnd"/>
      <w:r w:rsidRPr="00C512CF">
        <w:rPr>
          <w:sz w:val="28"/>
          <w:szCs w:val="28"/>
        </w:rPr>
        <w:br/>
        <w:t>To build a robust system capable of handling multiple users and listings simultaneously without performance issues.</w:t>
      </w:r>
    </w:p>
    <w:p w:rsidR="00483E3D" w:rsidRPr="00C512CF" w:rsidRDefault="00C512CF" w:rsidP="00C512CF">
      <w:pPr>
        <w:pStyle w:val="NormalWeb"/>
        <w:numPr>
          <w:ilvl w:val="0"/>
          <w:numId w:val="2"/>
        </w:numPr>
        <w:rPr>
          <w:sz w:val="28"/>
          <w:szCs w:val="28"/>
        </w:rPr>
      </w:pPr>
      <w:r w:rsidRPr="00C512CF">
        <w:rPr>
          <w:rStyle w:val="Strong"/>
          <w:sz w:val="28"/>
          <w:szCs w:val="28"/>
        </w:rPr>
        <w:t>Mobile and Web Accessibility</w:t>
      </w:r>
      <w:proofErr w:type="gramStart"/>
      <w:r w:rsidRPr="00C512CF">
        <w:rPr>
          <w:rStyle w:val="Strong"/>
          <w:sz w:val="28"/>
          <w:szCs w:val="28"/>
        </w:rPr>
        <w:t>:</w:t>
      </w:r>
      <w:proofErr w:type="gramEnd"/>
      <w:r w:rsidRPr="00C512CF">
        <w:rPr>
          <w:sz w:val="28"/>
          <w:szCs w:val="28"/>
        </w:rPr>
        <w:br/>
        <w:t>To make the platform accessible on both desktop and mobile devices for ease of use anytime, anywhere.</w:t>
      </w:r>
    </w:p>
    <w:p w:rsidR="00C512CF" w:rsidRPr="00C512CF" w:rsidRDefault="00C512CF" w:rsidP="00C512CF">
      <w:pPr>
        <w:pStyle w:val="Heading3"/>
        <w:rPr>
          <w:sz w:val="56"/>
          <w:szCs w:val="56"/>
        </w:rPr>
      </w:pPr>
      <w:r w:rsidRPr="00C512CF">
        <w:rPr>
          <w:rStyle w:val="Strong"/>
          <w:b/>
          <w:bCs/>
          <w:sz w:val="56"/>
          <w:szCs w:val="56"/>
        </w:rPr>
        <w:t xml:space="preserve">Scope of the Project – </w:t>
      </w:r>
      <w:proofErr w:type="spellStart"/>
      <w:r w:rsidRPr="00C512CF">
        <w:rPr>
          <w:rStyle w:val="Strong"/>
          <w:b/>
          <w:bCs/>
          <w:sz w:val="56"/>
          <w:szCs w:val="56"/>
        </w:rPr>
        <w:t>LodgeLyf</w:t>
      </w:r>
      <w:proofErr w:type="spellEnd"/>
    </w:p>
    <w:p w:rsidR="00C512CF" w:rsidRDefault="00C512CF" w:rsidP="00C512CF">
      <w:pPr>
        <w:pStyle w:val="NormalWeb"/>
      </w:pPr>
      <w:r>
        <w:t xml:space="preserve">The scope of </w:t>
      </w:r>
      <w:proofErr w:type="spellStart"/>
      <w:r>
        <w:rPr>
          <w:rStyle w:val="Strong"/>
        </w:rPr>
        <w:t>LodgeLyf</w:t>
      </w:r>
      <w:proofErr w:type="spellEnd"/>
      <w:r>
        <w:t xml:space="preserve"> encompasses the design, development, and deployment of a </w:t>
      </w:r>
      <w:r>
        <w:rPr>
          <w:rStyle w:val="Strong"/>
        </w:rPr>
        <w:t>web-based hotel and room booking platform</w:t>
      </w:r>
      <w:r>
        <w:t xml:space="preserve"> that facilitates direct interaction between property owners and customers. The key areas covered under the project include:</w:t>
      </w:r>
    </w:p>
    <w:p w:rsidR="00C512CF" w:rsidRDefault="00C512CF" w:rsidP="00C512CF">
      <w:pPr>
        <w:pStyle w:val="NormalWeb"/>
        <w:numPr>
          <w:ilvl w:val="0"/>
          <w:numId w:val="3"/>
        </w:numPr>
      </w:pPr>
      <w:r>
        <w:rPr>
          <w:rStyle w:val="Strong"/>
        </w:rPr>
        <w:t>Property Owner Registration and Listing</w:t>
      </w:r>
      <w:proofErr w:type="gramStart"/>
      <w:r>
        <w:rPr>
          <w:rStyle w:val="Strong"/>
        </w:rPr>
        <w:t>:</w:t>
      </w:r>
      <w:proofErr w:type="gramEnd"/>
      <w:r>
        <w:br/>
        <w:t>To enable property owners to easily create an account, verify their identity, and list their rooms or hotels with complete details such as room type, amenities, location, photos, and pricing.</w:t>
      </w:r>
    </w:p>
    <w:p w:rsidR="00C512CF" w:rsidRDefault="00C512CF" w:rsidP="00C512CF">
      <w:pPr>
        <w:pStyle w:val="NormalWeb"/>
        <w:numPr>
          <w:ilvl w:val="0"/>
          <w:numId w:val="3"/>
        </w:numPr>
      </w:pPr>
      <w:r>
        <w:rPr>
          <w:rStyle w:val="Strong"/>
        </w:rPr>
        <w:t>User Browsing and Booking Functionality</w:t>
      </w:r>
      <w:proofErr w:type="gramStart"/>
      <w:r>
        <w:rPr>
          <w:rStyle w:val="Strong"/>
        </w:rPr>
        <w:t>:</w:t>
      </w:r>
      <w:proofErr w:type="gramEnd"/>
      <w:r>
        <w:br/>
        <w:t>To allow users to browse through available accommodations, apply filters, view detailed property descriptions, and make direct bookings with minimal steps.</w:t>
      </w:r>
    </w:p>
    <w:p w:rsidR="00C512CF" w:rsidRDefault="00C512CF" w:rsidP="00C512CF">
      <w:pPr>
        <w:pStyle w:val="NormalWeb"/>
        <w:numPr>
          <w:ilvl w:val="0"/>
          <w:numId w:val="3"/>
        </w:numPr>
      </w:pPr>
      <w:r>
        <w:rPr>
          <w:rStyle w:val="Strong"/>
        </w:rPr>
        <w:t>Secure Payment and Confirmation System</w:t>
      </w:r>
      <w:proofErr w:type="gramStart"/>
      <w:r>
        <w:rPr>
          <w:rStyle w:val="Strong"/>
        </w:rPr>
        <w:t>:</w:t>
      </w:r>
      <w:proofErr w:type="gramEnd"/>
      <w:r>
        <w:br/>
        <w:t>To integrate a secure payment gateway for safe online transactions, along with instant booking confirmations and digital receipts for both owners and customers.</w:t>
      </w:r>
    </w:p>
    <w:p w:rsidR="00C512CF" w:rsidRDefault="00C512CF" w:rsidP="00C512CF">
      <w:pPr>
        <w:pStyle w:val="NormalWeb"/>
        <w:numPr>
          <w:ilvl w:val="0"/>
          <w:numId w:val="3"/>
        </w:numPr>
      </w:pPr>
      <w:r>
        <w:rPr>
          <w:rStyle w:val="Strong"/>
        </w:rPr>
        <w:t>Transparent and Commission-Free Process</w:t>
      </w:r>
      <w:proofErr w:type="gramStart"/>
      <w:r>
        <w:rPr>
          <w:rStyle w:val="Strong"/>
        </w:rPr>
        <w:t>:</w:t>
      </w:r>
      <w:proofErr w:type="gramEnd"/>
      <w:r>
        <w:br/>
        <w:t>To maintain a fair system where no hidden charges, commissions, or third-party fees are applied, ensuring clarity and trust between users and owners.</w:t>
      </w:r>
    </w:p>
    <w:p w:rsidR="00C512CF" w:rsidRDefault="00C512CF" w:rsidP="00C512CF">
      <w:pPr>
        <w:pStyle w:val="NormalWeb"/>
        <w:numPr>
          <w:ilvl w:val="0"/>
          <w:numId w:val="3"/>
        </w:numPr>
      </w:pPr>
      <w:r>
        <w:rPr>
          <w:rStyle w:val="Strong"/>
        </w:rPr>
        <w:t>Advanced Search and Filtering Options</w:t>
      </w:r>
      <w:proofErr w:type="gramStart"/>
      <w:r>
        <w:rPr>
          <w:rStyle w:val="Strong"/>
        </w:rPr>
        <w:t>:</w:t>
      </w:r>
      <w:proofErr w:type="gramEnd"/>
      <w:r>
        <w:br/>
        <w:t>To incorporate features that allow users to search by location, price range, facilities, or user preferences, enhancing the booking experience.</w:t>
      </w:r>
    </w:p>
    <w:p w:rsidR="00C512CF" w:rsidRDefault="00C512CF" w:rsidP="00C512CF">
      <w:pPr>
        <w:pStyle w:val="NormalWeb"/>
        <w:numPr>
          <w:ilvl w:val="0"/>
          <w:numId w:val="3"/>
        </w:numPr>
      </w:pPr>
      <w:r>
        <w:rPr>
          <w:rStyle w:val="Strong"/>
        </w:rPr>
        <w:t>User Reviews and Rating System (Future Expansion)</w:t>
      </w:r>
      <w:proofErr w:type="gramStart"/>
      <w:r>
        <w:rPr>
          <w:rStyle w:val="Strong"/>
        </w:rPr>
        <w:t>:</w:t>
      </w:r>
      <w:proofErr w:type="gramEnd"/>
      <w:r>
        <w:br/>
        <w:t>To plan for an upcoming feature where users can leave feedback and ratings after their stay, helping others make informed booking decisions.</w:t>
      </w:r>
    </w:p>
    <w:p w:rsidR="00C512CF" w:rsidRDefault="00C512CF" w:rsidP="00C512CF">
      <w:pPr>
        <w:pStyle w:val="NormalWeb"/>
        <w:numPr>
          <w:ilvl w:val="0"/>
          <w:numId w:val="3"/>
        </w:numPr>
      </w:pPr>
      <w:r>
        <w:rPr>
          <w:rStyle w:val="Strong"/>
        </w:rPr>
        <w:t>Location-Based Recommendations (Future Expansion)</w:t>
      </w:r>
      <w:proofErr w:type="gramStart"/>
      <w:r>
        <w:rPr>
          <w:rStyle w:val="Strong"/>
        </w:rPr>
        <w:t>:</w:t>
      </w:r>
      <w:proofErr w:type="gramEnd"/>
      <w:r>
        <w:br/>
        <w:t>To enable personalized suggestions for accommodations based on a user’s location or travel destination.</w:t>
      </w:r>
    </w:p>
    <w:p w:rsidR="00C512CF" w:rsidRDefault="00C512CF" w:rsidP="00C512CF">
      <w:pPr>
        <w:pStyle w:val="NormalWeb"/>
        <w:numPr>
          <w:ilvl w:val="0"/>
          <w:numId w:val="3"/>
        </w:numPr>
      </w:pPr>
      <w:r>
        <w:rPr>
          <w:rStyle w:val="Strong"/>
        </w:rPr>
        <w:t>Admin Dashboard and Platform Management</w:t>
      </w:r>
      <w:proofErr w:type="gramStart"/>
      <w:r>
        <w:rPr>
          <w:rStyle w:val="Strong"/>
        </w:rPr>
        <w:t>:</w:t>
      </w:r>
      <w:proofErr w:type="gramEnd"/>
      <w:r>
        <w:br/>
        <w:t>To develop an admin panel for managing users, listings, payments, and ensuring compliance with platform policies.</w:t>
      </w:r>
    </w:p>
    <w:p w:rsidR="00C512CF" w:rsidRDefault="00C512CF" w:rsidP="00C512CF">
      <w:pPr>
        <w:pStyle w:val="NormalWeb"/>
        <w:numPr>
          <w:ilvl w:val="0"/>
          <w:numId w:val="3"/>
        </w:numPr>
      </w:pPr>
      <w:r>
        <w:rPr>
          <w:rStyle w:val="Strong"/>
        </w:rPr>
        <w:t>Responsive and Scalable Web Application</w:t>
      </w:r>
      <w:proofErr w:type="gramStart"/>
      <w:r>
        <w:rPr>
          <w:rStyle w:val="Strong"/>
        </w:rPr>
        <w:t>:</w:t>
      </w:r>
      <w:proofErr w:type="gramEnd"/>
      <w:r>
        <w:br/>
        <w:t>To build a responsive, high-performance web application accessible across various devices, capable of supporting future scalability and new features.</w:t>
      </w:r>
    </w:p>
    <w:p w:rsidR="00C512CF" w:rsidRDefault="00C512CF" w:rsidP="00C512CF">
      <w:pPr>
        <w:pStyle w:val="NormalWeb"/>
        <w:numPr>
          <w:ilvl w:val="0"/>
          <w:numId w:val="3"/>
        </w:numPr>
      </w:pPr>
      <w:r>
        <w:rPr>
          <w:rStyle w:val="Strong"/>
        </w:rPr>
        <w:t>Data Privacy and Security Measures</w:t>
      </w:r>
      <w:proofErr w:type="gramStart"/>
      <w:r>
        <w:rPr>
          <w:rStyle w:val="Strong"/>
        </w:rPr>
        <w:t>:</w:t>
      </w:r>
      <w:proofErr w:type="gramEnd"/>
      <w:r>
        <w:br/>
        <w:t>To ensure all user data, booking details, and payment information are encrypted and stored securely in compliance with data protection standards.</w:t>
      </w:r>
    </w:p>
    <w:p w:rsidR="00483E3D" w:rsidRDefault="00483E3D" w:rsidP="003E2231">
      <w:pPr>
        <w:jc w:val="center"/>
        <w:rPr>
          <w:b/>
          <w:sz w:val="96"/>
          <w:szCs w:val="96"/>
          <w:u w:val="single"/>
        </w:rPr>
      </w:pPr>
    </w:p>
    <w:p w:rsidR="00C512CF" w:rsidRDefault="00C512CF" w:rsidP="003E2231">
      <w:pPr>
        <w:jc w:val="center"/>
        <w:rPr>
          <w:b/>
          <w:sz w:val="96"/>
          <w:szCs w:val="96"/>
          <w:u w:val="single"/>
        </w:rPr>
      </w:pPr>
    </w:p>
    <w:p w:rsidR="00C512CF" w:rsidRPr="00E24B3E" w:rsidRDefault="00C512CF" w:rsidP="003E2231">
      <w:pPr>
        <w:jc w:val="center"/>
        <w:rPr>
          <w:sz w:val="56"/>
          <w:u w:val="single"/>
          <w:rPrChange w:id="0" w:author="golu" w:date="2025-10-28T21:51:00Z">
            <w:rPr>
              <w:sz w:val="56"/>
            </w:rPr>
          </w:rPrChange>
        </w:rPr>
      </w:pPr>
      <w:r w:rsidRPr="00E24B3E">
        <w:rPr>
          <w:sz w:val="56"/>
          <w:u w:val="single"/>
          <w:rPrChange w:id="1" w:author="golu" w:date="2025-10-28T21:51:00Z">
            <w:rPr>
              <w:sz w:val="56"/>
            </w:rPr>
          </w:rPrChange>
        </w:rPr>
        <w:t>Technology Stack</w:t>
      </w:r>
    </w:p>
    <w:p w:rsidR="00C512CF" w:rsidRPr="00E24B3E" w:rsidRDefault="00C512CF" w:rsidP="00E24B3E">
      <w:pPr>
        <w:jc w:val="center"/>
        <w:rPr>
          <w:sz w:val="44"/>
          <w:szCs w:val="44"/>
        </w:rPr>
      </w:pPr>
      <w:r w:rsidRPr="00C512CF">
        <w:rPr>
          <w:sz w:val="40"/>
          <w:szCs w:val="40"/>
        </w:rPr>
        <w:t xml:space="preserve">• </w:t>
      </w:r>
      <w:proofErr w:type="gramStart"/>
      <w:r w:rsidRPr="00C512CF">
        <w:rPr>
          <w:sz w:val="40"/>
          <w:szCs w:val="40"/>
        </w:rPr>
        <w:t>Frontend</w:t>
      </w:r>
      <w:r>
        <w:rPr>
          <w:sz w:val="40"/>
          <w:szCs w:val="40"/>
        </w:rPr>
        <w:t xml:space="preserve"> </w:t>
      </w:r>
      <w:r w:rsidRPr="00C512CF">
        <w:rPr>
          <w:sz w:val="40"/>
          <w:szCs w:val="40"/>
        </w:rPr>
        <w:t>:</w:t>
      </w:r>
      <w:proofErr w:type="gramEnd"/>
      <w:r>
        <w:rPr>
          <w:sz w:val="40"/>
          <w:szCs w:val="40"/>
        </w:rPr>
        <w:t xml:space="preserve"> React ,</w:t>
      </w:r>
      <w:r w:rsidRPr="00C512CF">
        <w:t xml:space="preserve"> </w:t>
      </w:r>
      <w:r w:rsidRPr="00C512CF">
        <w:rPr>
          <w:sz w:val="44"/>
          <w:szCs w:val="44"/>
        </w:rPr>
        <w:t>Component-Based Architecture , Responsive Design</w:t>
      </w:r>
      <w:r>
        <w:rPr>
          <w:sz w:val="44"/>
          <w:szCs w:val="44"/>
        </w:rPr>
        <w:t xml:space="preserve"> ,Interactive User Experience.</w:t>
      </w:r>
    </w:p>
    <w:p w:rsidR="00C512CF" w:rsidRPr="00C512CF" w:rsidRDefault="00C512CF" w:rsidP="003E2231">
      <w:pPr>
        <w:jc w:val="center"/>
        <w:rPr>
          <w:del w:id="2" w:author="golu" w:date="2025-10-28T21:51:00Z"/>
          <w:sz w:val="40"/>
          <w:szCs w:val="40"/>
        </w:rPr>
      </w:pPr>
    </w:p>
    <w:p w:rsidR="00C512CF" w:rsidRPr="00C512CF" w:rsidRDefault="00C512CF" w:rsidP="003E2231">
      <w:pPr>
        <w:jc w:val="center"/>
        <w:rPr>
          <w:del w:id="3" w:author="golu" w:date="2025-10-28T21:51:00Z"/>
          <w:sz w:val="40"/>
          <w:szCs w:val="40"/>
        </w:rPr>
      </w:pPr>
      <w:del w:id="4" w:author="golu" w:date="2025-10-28T21:51:00Z">
        <w:r w:rsidRPr="00C512CF">
          <w:rPr>
            <w:sz w:val="40"/>
            <w:szCs w:val="40"/>
          </w:rPr>
          <w:delText>• Backend: Python Flask Framework – handles preprocessing of sketches and communication with the deep learning model.</w:delText>
        </w:r>
      </w:del>
    </w:p>
    <w:p w:rsidR="00C512CF" w:rsidRPr="00C512CF" w:rsidRDefault="00C512CF" w:rsidP="003E2231">
      <w:pPr>
        <w:jc w:val="center"/>
        <w:rPr>
          <w:del w:id="5" w:author="golu" w:date="2025-10-28T21:51:00Z"/>
          <w:sz w:val="40"/>
          <w:szCs w:val="40"/>
        </w:rPr>
      </w:pPr>
    </w:p>
    <w:p w:rsidR="00C512CF" w:rsidRPr="00C512CF" w:rsidRDefault="00C512CF" w:rsidP="003E2231">
      <w:pPr>
        <w:jc w:val="center"/>
        <w:rPr>
          <w:del w:id="6" w:author="golu" w:date="2025-10-28T21:51:00Z"/>
          <w:sz w:val="40"/>
          <w:szCs w:val="40"/>
        </w:rPr>
      </w:pPr>
      <w:del w:id="7" w:author="golu" w:date="2025-10-28T21:51:00Z">
        <w:r w:rsidRPr="00C512CF">
          <w:rPr>
            <w:sz w:val="40"/>
            <w:szCs w:val="40"/>
          </w:rPr>
          <w:delText>• Libraries: NumPy, Matplotlib – for numerical operations, data manipulation, and visualization during model development.</w:delText>
        </w:r>
      </w:del>
    </w:p>
    <w:p w:rsidR="00C512CF" w:rsidRPr="00C512CF" w:rsidRDefault="00C512CF" w:rsidP="003E2231">
      <w:pPr>
        <w:jc w:val="center"/>
        <w:rPr>
          <w:del w:id="8" w:author="golu" w:date="2025-10-28T21:51:00Z"/>
          <w:sz w:val="40"/>
          <w:szCs w:val="40"/>
        </w:rPr>
      </w:pPr>
    </w:p>
    <w:p w:rsidR="00C512CF" w:rsidRPr="00E24B3E" w:rsidRDefault="00E24B3E" w:rsidP="00E24B3E">
      <w:pPr>
        <w:jc w:val="center"/>
        <w:rPr>
          <w:sz w:val="36"/>
          <w:szCs w:val="36"/>
        </w:rPr>
      </w:pPr>
      <w:r w:rsidRPr="00C512CF">
        <w:rPr>
          <w:sz w:val="40"/>
          <w:szCs w:val="40"/>
        </w:rPr>
        <w:t>•</w:t>
      </w:r>
      <w:r>
        <w:rPr>
          <w:sz w:val="40"/>
          <w:szCs w:val="40"/>
        </w:rPr>
        <w:t xml:space="preserve"> </w:t>
      </w:r>
      <w:r w:rsidRPr="00E24B3E">
        <w:rPr>
          <w:sz w:val="36"/>
          <w:szCs w:val="36"/>
        </w:rPr>
        <w:t xml:space="preserve">The </w:t>
      </w:r>
      <w:r w:rsidRPr="00E24B3E">
        <w:rPr>
          <w:rStyle w:val="Strong"/>
          <w:sz w:val="36"/>
          <w:szCs w:val="36"/>
        </w:rPr>
        <w:t>backend</w:t>
      </w:r>
      <w:r w:rsidRPr="00E24B3E">
        <w:rPr>
          <w:sz w:val="36"/>
          <w:szCs w:val="36"/>
        </w:rPr>
        <w:t xml:space="preserve"> uses </w:t>
      </w:r>
      <w:r w:rsidRPr="00E24B3E">
        <w:rPr>
          <w:rStyle w:val="Strong"/>
          <w:sz w:val="36"/>
          <w:szCs w:val="36"/>
        </w:rPr>
        <w:t>Node.js</w:t>
      </w:r>
      <w:r w:rsidRPr="00E24B3E">
        <w:rPr>
          <w:sz w:val="36"/>
          <w:szCs w:val="36"/>
        </w:rPr>
        <w:t xml:space="preserve"> and </w:t>
      </w:r>
      <w:r w:rsidRPr="00E24B3E">
        <w:rPr>
          <w:rStyle w:val="Strong"/>
          <w:sz w:val="36"/>
          <w:szCs w:val="36"/>
        </w:rPr>
        <w:t>Express.js</w:t>
      </w:r>
      <w:r w:rsidRPr="00E24B3E">
        <w:rPr>
          <w:sz w:val="36"/>
          <w:szCs w:val="36"/>
        </w:rPr>
        <w:t xml:space="preserve"> for fast API handling and </w:t>
      </w:r>
      <w:proofErr w:type="spellStart"/>
      <w:r w:rsidRPr="00E24B3E">
        <w:rPr>
          <w:rStyle w:val="Strong"/>
          <w:sz w:val="36"/>
          <w:szCs w:val="36"/>
        </w:rPr>
        <w:t>WebSocket</w:t>
      </w:r>
      <w:proofErr w:type="spellEnd"/>
      <w:r w:rsidRPr="00E24B3E">
        <w:rPr>
          <w:sz w:val="36"/>
          <w:szCs w:val="36"/>
        </w:rPr>
        <w:t xml:space="preserve"> for real-time chat, ensuring secure, scalable, and efficient communication</w:t>
      </w:r>
    </w:p>
    <w:p w:rsidR="00E24B3E" w:rsidRPr="00E24B3E" w:rsidRDefault="00C512CF" w:rsidP="00E24B3E">
      <w:pPr>
        <w:jc w:val="center"/>
        <w:rPr>
          <w:sz w:val="40"/>
          <w:rPrChange w:id="9" w:author="golu" w:date="2025-10-28T21:51:00Z">
            <w:rPr>
              <w:b/>
              <w:sz w:val="40"/>
              <w:u w:val="single"/>
            </w:rPr>
          </w:rPrChange>
        </w:rPr>
      </w:pPr>
      <w:r w:rsidRPr="00C512CF">
        <w:rPr>
          <w:sz w:val="40"/>
          <w:szCs w:val="40"/>
        </w:rPr>
        <w:t xml:space="preserve">• Database &amp; Hosting: </w:t>
      </w:r>
      <w:proofErr w:type="spellStart"/>
      <w:r w:rsidR="00E24B3E">
        <w:rPr>
          <w:sz w:val="40"/>
          <w:szCs w:val="40"/>
        </w:rPr>
        <w:t>Mongodb</w:t>
      </w:r>
      <w:proofErr w:type="spellEnd"/>
      <w:r w:rsidR="00E24B3E">
        <w:rPr>
          <w:sz w:val="40"/>
          <w:szCs w:val="40"/>
        </w:rPr>
        <w:t xml:space="preserve"> – for storing user </w:t>
      </w:r>
      <w:bookmarkStart w:id="10" w:name="_GoBack"/>
      <w:del w:id="11" w:author="golu" w:date="2025-10-28T21:51:00Z">
        <w:r w:rsidRPr="00C512CF">
          <w:rPr>
            <w:sz w:val="40"/>
            <w:szCs w:val="40"/>
          </w:rPr>
          <w:delText>sketches</w:delText>
        </w:r>
      </w:del>
      <w:bookmarkEnd w:id="10"/>
      <w:proofErr w:type="gramStart"/>
      <w:ins w:id="12" w:author="golu" w:date="2025-10-28T21:51:00Z">
        <w:r w:rsidR="00E24B3E">
          <w:rPr>
            <w:sz w:val="40"/>
            <w:szCs w:val="40"/>
          </w:rPr>
          <w:t xml:space="preserve">data </w:t>
        </w:r>
      </w:ins>
      <w:r w:rsidRPr="00C512CF">
        <w:rPr>
          <w:sz w:val="40"/>
          <w:szCs w:val="40"/>
        </w:rPr>
        <w:t xml:space="preserve"> and</w:t>
      </w:r>
      <w:proofErr w:type="gramEnd"/>
      <w:r w:rsidRPr="00C512CF">
        <w:rPr>
          <w:sz w:val="40"/>
          <w:szCs w:val="40"/>
        </w:rPr>
        <w:t xml:space="preserve"> managing data for the application.</w:t>
      </w:r>
    </w:p>
    <w:p w:rsidR="00E24B3E" w:rsidRPr="00E24B3E" w:rsidRDefault="00E24B3E" w:rsidP="003E2231">
      <w:pPr>
        <w:jc w:val="center"/>
        <w:rPr>
          <w:ins w:id="13" w:author="golu" w:date="2025-10-28T21:51:00Z"/>
          <w:sz w:val="44"/>
          <w:szCs w:val="44"/>
          <w:u w:val="single"/>
        </w:rPr>
      </w:pPr>
      <w:ins w:id="14" w:author="golu" w:date="2025-10-28T21:51:00Z">
        <w:r w:rsidRPr="00E24B3E">
          <w:rPr>
            <w:sz w:val="44"/>
            <w:szCs w:val="44"/>
            <w:u w:val="single"/>
          </w:rPr>
          <w:t xml:space="preserve">Hardware </w:t>
        </w:r>
        <w:r w:rsidRPr="00E24B3E">
          <w:rPr>
            <w:sz w:val="44"/>
            <w:szCs w:val="44"/>
            <w:u w:val="single"/>
          </w:rPr>
          <w:t xml:space="preserve"> </w:t>
        </w:r>
      </w:ins>
    </w:p>
    <w:p w:rsidR="00E24B3E" w:rsidRDefault="00E24B3E" w:rsidP="003E2231">
      <w:pPr>
        <w:jc w:val="center"/>
        <w:rPr>
          <w:ins w:id="15" w:author="golu" w:date="2025-10-28T21:51:00Z"/>
          <w:sz w:val="44"/>
          <w:szCs w:val="44"/>
        </w:rPr>
      </w:pPr>
      <w:ins w:id="16" w:author="golu" w:date="2025-10-28T21:51:00Z">
        <w:r w:rsidRPr="00E24B3E">
          <w:rPr>
            <w:sz w:val="44"/>
            <w:szCs w:val="44"/>
          </w:rPr>
          <w:sym w:font="Symbol" w:char="F0B7"/>
        </w:r>
        <w:r w:rsidRPr="00E24B3E">
          <w:rPr>
            <w:sz w:val="44"/>
            <w:szCs w:val="44"/>
          </w:rPr>
          <w:t xml:space="preserve"> Processor: Intel Core i5 (8th Gen) / AMD </w:t>
        </w:r>
        <w:proofErr w:type="spellStart"/>
        <w:r w:rsidRPr="00E24B3E">
          <w:rPr>
            <w:sz w:val="44"/>
            <w:szCs w:val="44"/>
          </w:rPr>
          <w:t>Ryzen</w:t>
        </w:r>
        <w:proofErr w:type="spellEnd"/>
        <w:r w:rsidRPr="00E24B3E">
          <w:rPr>
            <w:sz w:val="44"/>
            <w:szCs w:val="44"/>
          </w:rPr>
          <w:t xml:space="preserve"> 5 or higher</w:t>
        </w:r>
      </w:ins>
    </w:p>
    <w:p w:rsidR="00E24B3E" w:rsidRDefault="00E24B3E" w:rsidP="003E2231">
      <w:pPr>
        <w:jc w:val="center"/>
        <w:rPr>
          <w:ins w:id="17" w:author="golu" w:date="2025-10-28T21:51:00Z"/>
          <w:sz w:val="44"/>
          <w:szCs w:val="44"/>
        </w:rPr>
      </w:pPr>
      <w:ins w:id="18" w:author="golu" w:date="2025-10-28T21:51:00Z">
        <w:r w:rsidRPr="00E24B3E">
          <w:rPr>
            <w:sz w:val="44"/>
            <w:szCs w:val="44"/>
          </w:rPr>
          <w:t xml:space="preserve"> </w:t>
        </w:r>
        <w:r w:rsidRPr="00E24B3E">
          <w:rPr>
            <w:sz w:val="44"/>
            <w:szCs w:val="44"/>
          </w:rPr>
          <w:sym w:font="Symbol" w:char="F0B7"/>
        </w:r>
        <w:r w:rsidRPr="00E24B3E">
          <w:rPr>
            <w:sz w:val="44"/>
            <w:szCs w:val="44"/>
          </w:rPr>
          <w:t xml:space="preserve"> RAM: 16 GB DDR4 </w:t>
        </w:r>
        <w:r w:rsidRPr="00E24B3E">
          <w:rPr>
            <w:sz w:val="44"/>
            <w:szCs w:val="44"/>
          </w:rPr>
          <w:sym w:font="Symbol" w:char="F0B7"/>
        </w:r>
        <w:r w:rsidRPr="00E24B3E">
          <w:rPr>
            <w:sz w:val="44"/>
            <w:szCs w:val="44"/>
          </w:rPr>
          <w:t xml:space="preserve"> Storage: 512 GB SSD </w:t>
        </w:r>
        <w:r w:rsidRPr="00E24B3E">
          <w:rPr>
            <w:sz w:val="44"/>
            <w:szCs w:val="44"/>
          </w:rPr>
          <w:sym w:font="Symbol" w:char="F0B7"/>
        </w:r>
        <w:r w:rsidRPr="00E24B3E">
          <w:rPr>
            <w:sz w:val="44"/>
            <w:szCs w:val="44"/>
          </w:rPr>
          <w:t xml:space="preserve"> GPU: NVIDIA GTX 1660 (6 GB VRAM) or equivalent </w:t>
        </w:r>
        <w:r w:rsidRPr="00E24B3E">
          <w:rPr>
            <w:sz w:val="44"/>
            <w:szCs w:val="44"/>
          </w:rPr>
          <w:sym w:font="Symbol" w:char="F0B7"/>
        </w:r>
        <w:r w:rsidRPr="00E24B3E">
          <w:rPr>
            <w:sz w:val="44"/>
            <w:szCs w:val="44"/>
          </w:rPr>
          <w:t xml:space="preserve"> Display: Full HD (1920×1080) resolution </w:t>
        </w:r>
      </w:ins>
    </w:p>
    <w:p w:rsidR="00E24B3E" w:rsidRDefault="00E24B3E" w:rsidP="003E2231">
      <w:pPr>
        <w:jc w:val="center"/>
        <w:rPr>
          <w:ins w:id="19" w:author="golu" w:date="2025-10-28T21:51:00Z"/>
          <w:sz w:val="44"/>
          <w:szCs w:val="44"/>
        </w:rPr>
      </w:pPr>
      <w:ins w:id="20" w:author="golu" w:date="2025-10-28T21:51:00Z">
        <w:r w:rsidRPr="00E24B3E">
          <w:rPr>
            <w:sz w:val="44"/>
            <w:szCs w:val="44"/>
          </w:rPr>
          <w:sym w:font="Symbol" w:char="F0B7"/>
        </w:r>
        <w:r w:rsidRPr="00E24B3E">
          <w:rPr>
            <w:sz w:val="44"/>
            <w:szCs w:val="44"/>
          </w:rPr>
          <w:t xml:space="preserve"> Operating System: Windows 10 / Ubuntu 20.04 LTS / </w:t>
        </w:r>
        <w:proofErr w:type="spellStart"/>
        <w:r w:rsidRPr="00E24B3E">
          <w:rPr>
            <w:sz w:val="44"/>
            <w:szCs w:val="44"/>
          </w:rPr>
          <w:t>macOS</w:t>
        </w:r>
        <w:proofErr w:type="spellEnd"/>
        <w:r w:rsidRPr="00E24B3E">
          <w:rPr>
            <w:sz w:val="44"/>
            <w:szCs w:val="44"/>
          </w:rPr>
          <w:t xml:space="preserve"> 12+ </w:t>
        </w:r>
      </w:ins>
    </w:p>
    <w:p w:rsidR="00E24B3E" w:rsidRPr="00E24B3E" w:rsidRDefault="00E24B3E" w:rsidP="003E2231">
      <w:pPr>
        <w:jc w:val="center"/>
        <w:rPr>
          <w:ins w:id="21" w:author="golu" w:date="2025-10-28T21:51:00Z"/>
          <w:b/>
          <w:sz w:val="44"/>
          <w:szCs w:val="44"/>
          <w:u w:val="single"/>
        </w:rPr>
      </w:pPr>
      <w:ins w:id="22" w:author="golu" w:date="2025-10-28T21:51:00Z">
        <w:r w:rsidRPr="00E24B3E">
          <w:rPr>
            <w:sz w:val="44"/>
            <w:szCs w:val="44"/>
          </w:rPr>
          <w:sym w:font="Symbol" w:char="F0B7"/>
        </w:r>
        <w:r w:rsidRPr="00E24B3E">
          <w:rPr>
            <w:sz w:val="44"/>
            <w:szCs w:val="44"/>
          </w:rPr>
          <w:t xml:space="preserve"> Internet Connection: Stable broadband connection (minimum 20 Mbps)</w:t>
        </w:r>
      </w:ins>
    </w:p>
    <w:p w:rsidR="00E24B3E" w:rsidRDefault="00E24B3E" w:rsidP="003E2231">
      <w:pPr>
        <w:jc w:val="center"/>
        <w:rPr>
          <w:ins w:id="23" w:author="golu" w:date="2025-10-28T21:51:00Z"/>
          <w:b/>
          <w:sz w:val="40"/>
          <w:szCs w:val="40"/>
          <w:u w:val="single"/>
        </w:rPr>
      </w:pPr>
    </w:p>
    <w:p w:rsidR="00E24B3E" w:rsidRPr="00E24B3E" w:rsidRDefault="00E24B3E" w:rsidP="00E24B3E">
      <w:pPr>
        <w:pStyle w:val="Heading3"/>
        <w:rPr>
          <w:ins w:id="24" w:author="golu" w:date="2025-10-28T21:51:00Z"/>
          <w:sz w:val="52"/>
          <w:szCs w:val="52"/>
        </w:rPr>
      </w:pPr>
      <w:ins w:id="25" w:author="golu" w:date="2025-10-28T21:51:00Z">
        <w:r w:rsidRPr="00E24B3E">
          <w:rPr>
            <w:rStyle w:val="Strong"/>
            <w:b/>
            <w:bCs/>
            <w:sz w:val="52"/>
            <w:szCs w:val="52"/>
          </w:rPr>
          <w:t>Use Cases</w:t>
        </w:r>
      </w:ins>
    </w:p>
    <w:p w:rsidR="00E24B3E" w:rsidRPr="00E24B3E" w:rsidRDefault="00E24B3E" w:rsidP="00E24B3E">
      <w:pPr>
        <w:pStyle w:val="NormalWeb"/>
        <w:numPr>
          <w:ilvl w:val="0"/>
          <w:numId w:val="4"/>
        </w:numPr>
        <w:rPr>
          <w:ins w:id="26" w:author="golu" w:date="2025-10-28T21:51:00Z"/>
          <w:sz w:val="32"/>
          <w:szCs w:val="32"/>
        </w:rPr>
      </w:pPr>
      <w:ins w:id="27" w:author="golu" w:date="2025-10-28T21:51:00Z">
        <w:r w:rsidRPr="00E24B3E">
          <w:rPr>
            <w:rStyle w:val="Strong"/>
            <w:sz w:val="32"/>
            <w:szCs w:val="32"/>
          </w:rPr>
          <w:t>Property Owners:</w:t>
        </w:r>
        <w:r w:rsidRPr="00E24B3E">
          <w:rPr>
            <w:sz w:val="32"/>
            <w:szCs w:val="32"/>
          </w:rPr>
          <w:t xml:space="preserve"> Can register, list rooms or hotels, set prices, and manage bookings directly.</w:t>
        </w:r>
      </w:ins>
    </w:p>
    <w:p w:rsidR="00E24B3E" w:rsidRPr="00E24B3E" w:rsidRDefault="00E24B3E" w:rsidP="00E24B3E">
      <w:pPr>
        <w:pStyle w:val="NormalWeb"/>
        <w:numPr>
          <w:ilvl w:val="0"/>
          <w:numId w:val="4"/>
        </w:numPr>
        <w:rPr>
          <w:ins w:id="28" w:author="golu" w:date="2025-10-28T21:51:00Z"/>
          <w:sz w:val="32"/>
          <w:szCs w:val="32"/>
        </w:rPr>
      </w:pPr>
      <w:ins w:id="29" w:author="golu" w:date="2025-10-28T21:51:00Z">
        <w:r w:rsidRPr="00E24B3E">
          <w:rPr>
            <w:rStyle w:val="Strong"/>
            <w:sz w:val="32"/>
            <w:szCs w:val="32"/>
          </w:rPr>
          <w:t>Customers:</w:t>
        </w:r>
        <w:r w:rsidRPr="00E24B3E">
          <w:rPr>
            <w:sz w:val="32"/>
            <w:szCs w:val="32"/>
          </w:rPr>
          <w:t xml:space="preserve"> Can search, compare, and book accommodations without intermediaries or hidden charges.</w:t>
        </w:r>
      </w:ins>
    </w:p>
    <w:p w:rsidR="00E24B3E" w:rsidRPr="00E24B3E" w:rsidRDefault="00E24B3E" w:rsidP="00E24B3E">
      <w:pPr>
        <w:pStyle w:val="NormalWeb"/>
        <w:numPr>
          <w:ilvl w:val="0"/>
          <w:numId w:val="4"/>
        </w:numPr>
        <w:rPr>
          <w:ins w:id="30" w:author="golu" w:date="2025-10-28T21:51:00Z"/>
          <w:sz w:val="32"/>
          <w:szCs w:val="32"/>
        </w:rPr>
      </w:pPr>
      <w:ins w:id="31" w:author="golu" w:date="2025-10-28T21:51:00Z">
        <w:r w:rsidRPr="00E24B3E">
          <w:rPr>
            <w:rStyle w:val="Strong"/>
            <w:sz w:val="32"/>
            <w:szCs w:val="32"/>
          </w:rPr>
          <w:t>Admin:</w:t>
        </w:r>
        <w:r w:rsidRPr="00E24B3E">
          <w:rPr>
            <w:sz w:val="32"/>
            <w:szCs w:val="32"/>
          </w:rPr>
          <w:t xml:space="preserve"> Can monitor platform activity, manage users, and ensure system security and transparency.</w:t>
        </w:r>
      </w:ins>
    </w:p>
    <w:p w:rsidR="00E24B3E" w:rsidRPr="00E24B3E" w:rsidRDefault="00E24B3E" w:rsidP="00E24B3E">
      <w:pPr>
        <w:pStyle w:val="NormalWeb"/>
        <w:numPr>
          <w:ilvl w:val="0"/>
          <w:numId w:val="4"/>
        </w:numPr>
        <w:rPr>
          <w:ins w:id="32" w:author="golu" w:date="2025-10-28T21:51:00Z"/>
          <w:sz w:val="32"/>
          <w:szCs w:val="32"/>
        </w:rPr>
      </w:pPr>
      <w:ins w:id="33" w:author="golu" w:date="2025-10-28T21:51:00Z">
        <w:r w:rsidRPr="00E24B3E">
          <w:rPr>
            <w:rStyle w:val="Strong"/>
            <w:sz w:val="32"/>
            <w:szCs w:val="32"/>
          </w:rPr>
          <w:t>Real-Time Chat:</w:t>
        </w:r>
        <w:r w:rsidRPr="00E24B3E">
          <w:rPr>
            <w:sz w:val="32"/>
            <w:szCs w:val="32"/>
          </w:rPr>
          <w:t xml:space="preserve"> Enables direct communication between customers and owners for quick queries and confirmations.</w:t>
        </w:r>
      </w:ins>
    </w:p>
    <w:p w:rsidR="00E24B3E" w:rsidRDefault="00E24B3E" w:rsidP="00E24B3E">
      <w:pPr>
        <w:pStyle w:val="NormalWeb"/>
        <w:numPr>
          <w:ilvl w:val="0"/>
          <w:numId w:val="4"/>
        </w:numPr>
        <w:rPr>
          <w:ins w:id="34" w:author="golu" w:date="2025-10-28T21:51:00Z"/>
          <w:sz w:val="32"/>
          <w:szCs w:val="32"/>
        </w:rPr>
      </w:pPr>
      <w:ins w:id="35" w:author="golu" w:date="2025-10-28T21:51:00Z">
        <w:r w:rsidRPr="00E24B3E">
          <w:rPr>
            <w:rStyle w:val="Strong"/>
            <w:sz w:val="32"/>
            <w:szCs w:val="32"/>
          </w:rPr>
          <w:t>Secure Payments:</w:t>
        </w:r>
        <w:r w:rsidRPr="00E24B3E">
          <w:rPr>
            <w:sz w:val="32"/>
            <w:szCs w:val="32"/>
          </w:rPr>
          <w:t xml:space="preserve"> Allows safe online transactions with instant booking confirmation.</w:t>
        </w:r>
      </w:ins>
    </w:p>
    <w:p w:rsidR="00E24B3E" w:rsidRPr="00E24B3E" w:rsidRDefault="00E24B3E" w:rsidP="00E24B3E">
      <w:pPr>
        <w:pStyle w:val="Heading3"/>
        <w:rPr>
          <w:ins w:id="36" w:author="golu" w:date="2025-10-28T21:51:00Z"/>
          <w:sz w:val="40"/>
          <w:szCs w:val="40"/>
        </w:rPr>
      </w:pPr>
      <w:ins w:id="37" w:author="golu" w:date="2025-10-28T21:51:00Z">
        <w:r w:rsidRPr="00E24B3E">
          <w:rPr>
            <w:rStyle w:val="Strong"/>
            <w:b/>
            <w:bCs/>
            <w:sz w:val="40"/>
            <w:szCs w:val="40"/>
          </w:rPr>
          <w:t>Applications</w:t>
        </w:r>
      </w:ins>
    </w:p>
    <w:p w:rsidR="00E24B3E" w:rsidRPr="00E24B3E" w:rsidRDefault="00E24B3E" w:rsidP="00E24B3E">
      <w:pPr>
        <w:pStyle w:val="NormalWeb"/>
        <w:numPr>
          <w:ilvl w:val="0"/>
          <w:numId w:val="5"/>
        </w:numPr>
        <w:rPr>
          <w:ins w:id="38" w:author="golu" w:date="2025-10-28T21:51:00Z"/>
          <w:b/>
          <w:sz w:val="40"/>
          <w:szCs w:val="40"/>
        </w:rPr>
      </w:pPr>
      <w:ins w:id="39" w:author="golu" w:date="2025-10-28T21:51:00Z">
        <w:r w:rsidRPr="00E24B3E">
          <w:rPr>
            <w:rStyle w:val="Strong"/>
            <w:b w:val="0"/>
            <w:sz w:val="40"/>
            <w:szCs w:val="40"/>
          </w:rPr>
          <w:t>Hotel and Lodge Booking Platforms</w:t>
        </w:r>
      </w:ins>
    </w:p>
    <w:p w:rsidR="00E24B3E" w:rsidRPr="00E24B3E" w:rsidRDefault="00E24B3E" w:rsidP="00E24B3E">
      <w:pPr>
        <w:pStyle w:val="NormalWeb"/>
        <w:numPr>
          <w:ilvl w:val="0"/>
          <w:numId w:val="5"/>
        </w:numPr>
        <w:rPr>
          <w:ins w:id="40" w:author="golu" w:date="2025-10-28T21:51:00Z"/>
          <w:b/>
          <w:sz w:val="40"/>
          <w:szCs w:val="40"/>
        </w:rPr>
      </w:pPr>
      <w:ins w:id="41" w:author="golu" w:date="2025-10-28T21:51:00Z">
        <w:r w:rsidRPr="00E24B3E">
          <w:rPr>
            <w:rStyle w:val="Strong"/>
            <w:b w:val="0"/>
            <w:sz w:val="40"/>
            <w:szCs w:val="40"/>
          </w:rPr>
          <w:t>Short-Term Rentals and Homestays</w:t>
        </w:r>
      </w:ins>
    </w:p>
    <w:p w:rsidR="00E24B3E" w:rsidRPr="00E24B3E" w:rsidRDefault="00E24B3E" w:rsidP="00E24B3E">
      <w:pPr>
        <w:pStyle w:val="NormalWeb"/>
        <w:numPr>
          <w:ilvl w:val="0"/>
          <w:numId w:val="5"/>
        </w:numPr>
        <w:rPr>
          <w:ins w:id="42" w:author="golu" w:date="2025-10-28T21:51:00Z"/>
          <w:b/>
          <w:sz w:val="40"/>
          <w:szCs w:val="40"/>
        </w:rPr>
      </w:pPr>
      <w:ins w:id="43" w:author="golu" w:date="2025-10-28T21:51:00Z">
        <w:r w:rsidRPr="00E24B3E">
          <w:rPr>
            <w:rStyle w:val="Strong"/>
            <w:b w:val="0"/>
            <w:sz w:val="40"/>
            <w:szCs w:val="40"/>
          </w:rPr>
          <w:t>Student or Corporate Accommodation Portals</w:t>
        </w:r>
      </w:ins>
    </w:p>
    <w:p w:rsidR="00E24B3E" w:rsidRPr="00E24B3E" w:rsidRDefault="00E24B3E" w:rsidP="00E24B3E">
      <w:pPr>
        <w:pStyle w:val="NormalWeb"/>
        <w:numPr>
          <w:ilvl w:val="0"/>
          <w:numId w:val="5"/>
        </w:numPr>
        <w:rPr>
          <w:ins w:id="44" w:author="golu" w:date="2025-10-28T21:51:00Z"/>
          <w:b/>
          <w:sz w:val="40"/>
          <w:szCs w:val="40"/>
        </w:rPr>
      </w:pPr>
      <w:ins w:id="45" w:author="golu" w:date="2025-10-28T21:51:00Z">
        <w:r w:rsidRPr="00E24B3E">
          <w:rPr>
            <w:rStyle w:val="Strong"/>
            <w:b w:val="0"/>
            <w:sz w:val="40"/>
            <w:szCs w:val="40"/>
          </w:rPr>
          <w:t>Travel and Tourism Platforms</w:t>
        </w:r>
      </w:ins>
    </w:p>
    <w:p w:rsidR="00E24B3E" w:rsidRPr="00E24B3E" w:rsidRDefault="00E24B3E" w:rsidP="00E24B3E">
      <w:pPr>
        <w:pStyle w:val="NormalWeb"/>
        <w:numPr>
          <w:ilvl w:val="0"/>
          <w:numId w:val="5"/>
        </w:numPr>
        <w:rPr>
          <w:ins w:id="46" w:author="golu" w:date="2025-10-28T21:51:00Z"/>
          <w:rStyle w:val="Strong"/>
          <w:bCs w:val="0"/>
          <w:sz w:val="40"/>
          <w:szCs w:val="40"/>
        </w:rPr>
      </w:pPr>
      <w:ins w:id="47" w:author="golu" w:date="2025-10-28T21:51:00Z">
        <w:r w:rsidRPr="00E24B3E">
          <w:rPr>
            <w:rStyle w:val="Strong"/>
            <w:b w:val="0"/>
            <w:sz w:val="40"/>
            <w:szCs w:val="40"/>
          </w:rPr>
          <w:t>Real Estate Rental Management Systems</w:t>
        </w:r>
      </w:ins>
    </w:p>
    <w:p w:rsidR="00E24B3E" w:rsidRDefault="00E24B3E" w:rsidP="00E24B3E">
      <w:pPr>
        <w:pStyle w:val="NormalWeb"/>
        <w:rPr>
          <w:ins w:id="48" w:author="golu" w:date="2025-10-28T21:51:00Z"/>
          <w:rStyle w:val="Strong"/>
          <w:b w:val="0"/>
          <w:sz w:val="40"/>
          <w:szCs w:val="40"/>
        </w:rPr>
      </w:pPr>
    </w:p>
    <w:p w:rsidR="00E24B3E" w:rsidRDefault="00E24B3E" w:rsidP="00E24B3E">
      <w:pPr>
        <w:pStyle w:val="NormalWeb"/>
        <w:rPr>
          <w:ins w:id="49" w:author="golu" w:date="2025-10-28T21:51:00Z"/>
          <w:rStyle w:val="Strong"/>
          <w:b w:val="0"/>
          <w:sz w:val="40"/>
          <w:szCs w:val="40"/>
        </w:rPr>
      </w:pPr>
    </w:p>
    <w:p w:rsidR="00E24B3E" w:rsidRDefault="00E24B3E" w:rsidP="00E24B3E">
      <w:pPr>
        <w:pStyle w:val="NormalWeb"/>
        <w:rPr>
          <w:ins w:id="50" w:author="golu" w:date="2025-10-28T21:51:00Z"/>
          <w:rStyle w:val="Strong"/>
          <w:b w:val="0"/>
          <w:sz w:val="40"/>
          <w:szCs w:val="40"/>
        </w:rPr>
      </w:pPr>
    </w:p>
    <w:p w:rsidR="00E24B3E" w:rsidRDefault="00E24B3E" w:rsidP="00E24B3E">
      <w:pPr>
        <w:pStyle w:val="NormalWeb"/>
        <w:rPr>
          <w:ins w:id="51" w:author="golu" w:date="2025-10-28T21:51:00Z"/>
          <w:rStyle w:val="Strong"/>
          <w:b w:val="0"/>
          <w:sz w:val="40"/>
          <w:szCs w:val="40"/>
        </w:rPr>
      </w:pPr>
    </w:p>
    <w:p w:rsidR="00E24B3E" w:rsidRDefault="00E24B3E" w:rsidP="00E24B3E">
      <w:pPr>
        <w:pStyle w:val="NormalWeb"/>
        <w:rPr>
          <w:ins w:id="52" w:author="golu" w:date="2025-10-28T21:51:00Z"/>
          <w:rStyle w:val="Strong"/>
          <w:b w:val="0"/>
          <w:sz w:val="40"/>
          <w:szCs w:val="40"/>
        </w:rPr>
      </w:pPr>
    </w:p>
    <w:p w:rsidR="00E24B3E" w:rsidRDefault="00E24B3E" w:rsidP="00E24B3E">
      <w:pPr>
        <w:pStyle w:val="NormalWeb"/>
        <w:rPr>
          <w:ins w:id="53" w:author="golu" w:date="2025-10-28T21:51:00Z"/>
          <w:rStyle w:val="Strong"/>
          <w:b w:val="0"/>
          <w:sz w:val="40"/>
          <w:szCs w:val="40"/>
        </w:rPr>
      </w:pPr>
    </w:p>
    <w:p w:rsidR="00E24B3E" w:rsidRDefault="00E24B3E" w:rsidP="00E24B3E">
      <w:pPr>
        <w:pStyle w:val="NormalWeb"/>
        <w:rPr>
          <w:ins w:id="54" w:author="golu" w:date="2025-10-28T21:51:00Z"/>
          <w:rStyle w:val="Strong"/>
          <w:b w:val="0"/>
          <w:sz w:val="40"/>
          <w:szCs w:val="40"/>
        </w:rPr>
      </w:pPr>
    </w:p>
    <w:p w:rsidR="00E24B3E" w:rsidRDefault="00E24B3E" w:rsidP="00E24B3E">
      <w:pPr>
        <w:pStyle w:val="NormalWeb"/>
        <w:rPr>
          <w:ins w:id="55" w:author="golu" w:date="2025-10-28T21:51:00Z"/>
          <w:rStyle w:val="Strong"/>
          <w:b w:val="0"/>
          <w:sz w:val="40"/>
          <w:szCs w:val="40"/>
        </w:rPr>
      </w:pPr>
    </w:p>
    <w:p w:rsidR="00E24B3E" w:rsidRDefault="00E24B3E" w:rsidP="00E24B3E">
      <w:pPr>
        <w:pStyle w:val="Heading3"/>
        <w:rPr>
          <w:ins w:id="56" w:author="golu" w:date="2025-10-28T21:51:00Z"/>
        </w:rPr>
      </w:pPr>
      <w:ins w:id="57" w:author="golu" w:date="2025-10-28T21:51:00Z">
        <w:r>
          <w:rPr>
            <w:rStyle w:val="Strong"/>
            <w:b/>
            <w:bCs/>
          </w:rPr>
          <w:t>Future Scope and Upgradability</w:t>
        </w:r>
      </w:ins>
    </w:p>
    <w:p w:rsidR="00E24B3E" w:rsidRDefault="00E24B3E" w:rsidP="00E24B3E">
      <w:pPr>
        <w:pStyle w:val="NormalWeb"/>
        <w:numPr>
          <w:ilvl w:val="0"/>
          <w:numId w:val="6"/>
        </w:numPr>
        <w:rPr>
          <w:ins w:id="58" w:author="golu" w:date="2025-10-28T21:51:00Z"/>
        </w:rPr>
      </w:pPr>
      <w:ins w:id="59" w:author="golu" w:date="2025-10-28T21:51:00Z">
        <w:r>
          <w:rPr>
            <w:rStyle w:val="Strong"/>
          </w:rPr>
          <w:t>AI-Powered Recommendation System</w:t>
        </w:r>
        <w:proofErr w:type="gramStart"/>
        <w:r>
          <w:rPr>
            <w:rStyle w:val="Strong"/>
          </w:rPr>
          <w:t>:</w:t>
        </w:r>
        <w:proofErr w:type="gramEnd"/>
        <w:r>
          <w:br/>
          <w:t>Implement AI algorithms to suggest accommodations based on user preferences, budget, and past bookings.</w:t>
        </w:r>
      </w:ins>
    </w:p>
    <w:p w:rsidR="00E24B3E" w:rsidRDefault="00E24B3E" w:rsidP="00E24B3E">
      <w:pPr>
        <w:pStyle w:val="NormalWeb"/>
        <w:numPr>
          <w:ilvl w:val="0"/>
          <w:numId w:val="6"/>
        </w:numPr>
        <w:rPr>
          <w:ins w:id="60" w:author="golu" w:date="2025-10-28T21:51:00Z"/>
        </w:rPr>
      </w:pPr>
      <w:proofErr w:type="spellStart"/>
      <w:ins w:id="61" w:author="golu" w:date="2025-10-28T21:51:00Z">
        <w:r>
          <w:rPr>
            <w:rStyle w:val="Strong"/>
          </w:rPr>
          <w:t>Chatbot</w:t>
        </w:r>
        <w:proofErr w:type="spellEnd"/>
        <w:r>
          <w:rPr>
            <w:rStyle w:val="Strong"/>
          </w:rPr>
          <w:t xml:space="preserve"> Assistance</w:t>
        </w:r>
        <w:proofErr w:type="gramStart"/>
        <w:r>
          <w:rPr>
            <w:rStyle w:val="Strong"/>
          </w:rPr>
          <w:t>:</w:t>
        </w:r>
        <w:proofErr w:type="gramEnd"/>
        <w:r>
          <w:br/>
          <w:t xml:space="preserve">Integrate an AI </w:t>
        </w:r>
        <w:proofErr w:type="spellStart"/>
        <w:r>
          <w:t>chatbot</w:t>
        </w:r>
        <w:proofErr w:type="spellEnd"/>
        <w:r>
          <w:t xml:space="preserve"> to handle common user queries, assist with bookings, and provide instant customer support.</w:t>
        </w:r>
      </w:ins>
    </w:p>
    <w:p w:rsidR="00E24B3E" w:rsidRDefault="00E24B3E" w:rsidP="00E24B3E">
      <w:pPr>
        <w:pStyle w:val="NormalWeb"/>
        <w:numPr>
          <w:ilvl w:val="0"/>
          <w:numId w:val="6"/>
        </w:numPr>
        <w:rPr>
          <w:ins w:id="62" w:author="golu" w:date="2025-10-28T21:51:00Z"/>
        </w:rPr>
      </w:pPr>
      <w:ins w:id="63" w:author="golu" w:date="2025-10-28T21:51:00Z">
        <w:r>
          <w:rPr>
            <w:rStyle w:val="Strong"/>
          </w:rPr>
          <w:t>Dynamic Pricing Model</w:t>
        </w:r>
        <w:proofErr w:type="gramStart"/>
        <w:r>
          <w:rPr>
            <w:rStyle w:val="Strong"/>
          </w:rPr>
          <w:t>:</w:t>
        </w:r>
        <w:proofErr w:type="gramEnd"/>
        <w:r>
          <w:br/>
          <w:t>Use machine learning to help property owners automatically adjust room rates based on demand, season, and location trends.</w:t>
        </w:r>
      </w:ins>
    </w:p>
    <w:p w:rsidR="00E24B3E" w:rsidRDefault="00E24B3E" w:rsidP="00E24B3E">
      <w:pPr>
        <w:pStyle w:val="NormalWeb"/>
        <w:numPr>
          <w:ilvl w:val="0"/>
          <w:numId w:val="6"/>
        </w:numPr>
        <w:rPr>
          <w:ins w:id="64" w:author="golu" w:date="2025-10-28T21:51:00Z"/>
        </w:rPr>
      </w:pPr>
      <w:ins w:id="65" w:author="golu" w:date="2025-10-28T21:51:00Z">
        <w:r>
          <w:rPr>
            <w:rStyle w:val="Strong"/>
          </w:rPr>
          <w:t>Personalized Search and Filters</w:t>
        </w:r>
        <w:proofErr w:type="gramStart"/>
        <w:r>
          <w:rPr>
            <w:rStyle w:val="Strong"/>
          </w:rPr>
          <w:t>:</w:t>
        </w:r>
        <w:proofErr w:type="gramEnd"/>
        <w:r>
          <w:br/>
          <w:t xml:space="preserve">AI can refine search results to match user </w:t>
        </w:r>
        <w:proofErr w:type="spellStart"/>
        <w:r>
          <w:t>behavior</w:t>
        </w:r>
        <w:proofErr w:type="spellEnd"/>
        <w:r>
          <w:t xml:space="preserve"> and preferences for a more tailored experience.</w:t>
        </w:r>
      </w:ins>
    </w:p>
    <w:p w:rsidR="00E24B3E" w:rsidRDefault="00E24B3E" w:rsidP="00E24B3E">
      <w:pPr>
        <w:pStyle w:val="NormalWeb"/>
        <w:numPr>
          <w:ilvl w:val="0"/>
          <w:numId w:val="6"/>
        </w:numPr>
        <w:rPr>
          <w:ins w:id="66" w:author="golu" w:date="2025-10-28T21:51:00Z"/>
        </w:rPr>
      </w:pPr>
      <w:ins w:id="67" w:author="golu" w:date="2025-10-28T21:51:00Z">
        <w:r>
          <w:rPr>
            <w:rStyle w:val="Strong"/>
          </w:rPr>
          <w:t>Fraud Detection and Security</w:t>
        </w:r>
        <w:proofErr w:type="gramStart"/>
        <w:r>
          <w:rPr>
            <w:rStyle w:val="Strong"/>
          </w:rPr>
          <w:t>:</w:t>
        </w:r>
        <w:proofErr w:type="gramEnd"/>
        <w:r>
          <w:br/>
          <w:t>Integrate AI models to detect fake listings, suspicious activities, or payment frauds in real-time.</w:t>
        </w:r>
      </w:ins>
    </w:p>
    <w:p w:rsidR="00E24B3E" w:rsidRDefault="00E24B3E" w:rsidP="00E24B3E">
      <w:pPr>
        <w:pStyle w:val="NormalWeb"/>
        <w:numPr>
          <w:ilvl w:val="0"/>
          <w:numId w:val="6"/>
        </w:numPr>
        <w:rPr>
          <w:ins w:id="68" w:author="golu" w:date="2025-10-28T21:51:00Z"/>
        </w:rPr>
      </w:pPr>
      <w:ins w:id="69" w:author="golu" w:date="2025-10-28T21:51:00Z">
        <w:r>
          <w:rPr>
            <w:rStyle w:val="Strong"/>
          </w:rPr>
          <w:t>Voice-Based Booking</w:t>
        </w:r>
        <w:proofErr w:type="gramStart"/>
        <w:r>
          <w:rPr>
            <w:rStyle w:val="Strong"/>
          </w:rPr>
          <w:t>:</w:t>
        </w:r>
        <w:proofErr w:type="gramEnd"/>
        <w:r>
          <w:br/>
          <w:t>Add voice assistant features to let users search and book rooms using natural voice commands.</w:t>
        </w:r>
      </w:ins>
    </w:p>
    <w:p w:rsidR="00E24B3E" w:rsidRDefault="00E24B3E" w:rsidP="00E24B3E">
      <w:pPr>
        <w:pStyle w:val="NormalWeb"/>
        <w:numPr>
          <w:ilvl w:val="0"/>
          <w:numId w:val="6"/>
        </w:numPr>
        <w:rPr>
          <w:ins w:id="70" w:author="golu" w:date="2025-10-28T21:51:00Z"/>
        </w:rPr>
      </w:pPr>
      <w:ins w:id="71" w:author="golu" w:date="2025-10-28T21:51:00Z">
        <w:r>
          <w:rPr>
            <w:rStyle w:val="Strong"/>
          </w:rPr>
          <w:t>Mobile App Integration</w:t>
        </w:r>
        <w:proofErr w:type="gramStart"/>
        <w:r>
          <w:rPr>
            <w:rStyle w:val="Strong"/>
          </w:rPr>
          <w:t>:</w:t>
        </w:r>
        <w:proofErr w:type="gramEnd"/>
        <w:r>
          <w:br/>
          <w:t xml:space="preserve">Expand into a </w:t>
        </w:r>
        <w:r>
          <w:rPr>
            <w:rStyle w:val="Strong"/>
          </w:rPr>
          <w:t>React Native</w:t>
        </w:r>
        <w:r>
          <w:t xml:space="preserve"> mobile app for both Android and iOS, ensuring accessibility and convenience.</w:t>
        </w:r>
      </w:ins>
    </w:p>
    <w:p w:rsidR="00E24B3E" w:rsidRDefault="00E24B3E" w:rsidP="00E24B3E">
      <w:pPr>
        <w:pStyle w:val="NormalWeb"/>
        <w:numPr>
          <w:ilvl w:val="0"/>
          <w:numId w:val="6"/>
        </w:numPr>
        <w:rPr>
          <w:ins w:id="72" w:author="golu" w:date="2025-10-28T21:51:00Z"/>
        </w:rPr>
      </w:pPr>
      <w:ins w:id="73" w:author="golu" w:date="2025-10-28T21:51:00Z">
        <w:r>
          <w:rPr>
            <w:rStyle w:val="Strong"/>
          </w:rPr>
          <w:t>Multilingual Support</w:t>
        </w:r>
        <w:proofErr w:type="gramStart"/>
        <w:r>
          <w:rPr>
            <w:rStyle w:val="Strong"/>
          </w:rPr>
          <w:t>:</w:t>
        </w:r>
        <w:proofErr w:type="gramEnd"/>
        <w:r>
          <w:br/>
          <w:t>Incorporate AI-based language translation for global usability.</w:t>
        </w:r>
      </w:ins>
    </w:p>
    <w:p w:rsidR="00E24B3E" w:rsidRDefault="00E24B3E" w:rsidP="00E24B3E">
      <w:pPr>
        <w:pStyle w:val="NormalWeb"/>
        <w:numPr>
          <w:ilvl w:val="0"/>
          <w:numId w:val="6"/>
        </w:numPr>
        <w:rPr>
          <w:ins w:id="74" w:author="golu" w:date="2025-10-28T21:51:00Z"/>
        </w:rPr>
      </w:pPr>
      <w:ins w:id="75" w:author="golu" w:date="2025-10-28T21:51:00Z">
        <w:r>
          <w:rPr>
            <w:rStyle w:val="Strong"/>
          </w:rPr>
          <w:t>Data Analytics Dashboard</w:t>
        </w:r>
        <w:proofErr w:type="gramStart"/>
        <w:r>
          <w:rPr>
            <w:rStyle w:val="Strong"/>
          </w:rPr>
          <w:t>:</w:t>
        </w:r>
        <w:proofErr w:type="gramEnd"/>
        <w:r>
          <w:br/>
          <w:t>Provide AI-driven insights for owners — such as booking trends, peak demand times, and customer demographics.</w:t>
        </w:r>
      </w:ins>
    </w:p>
    <w:p w:rsidR="00E24B3E" w:rsidRDefault="00E24B3E" w:rsidP="00E24B3E">
      <w:pPr>
        <w:pStyle w:val="NormalWeb"/>
        <w:rPr>
          <w:ins w:id="76" w:author="golu" w:date="2025-10-28T21:51:00Z"/>
          <w:b/>
          <w:sz w:val="40"/>
          <w:szCs w:val="40"/>
        </w:rPr>
      </w:pPr>
    </w:p>
    <w:p w:rsidR="00E24B3E" w:rsidRDefault="00E24B3E" w:rsidP="00E24B3E">
      <w:pPr>
        <w:pStyle w:val="NormalWeb"/>
        <w:rPr>
          <w:ins w:id="77" w:author="golu" w:date="2025-10-28T21:51:00Z"/>
          <w:b/>
          <w:sz w:val="40"/>
          <w:szCs w:val="40"/>
        </w:rPr>
      </w:pPr>
    </w:p>
    <w:p w:rsidR="00E24B3E" w:rsidRDefault="00E24B3E" w:rsidP="00E24B3E">
      <w:pPr>
        <w:pStyle w:val="NormalWeb"/>
        <w:rPr>
          <w:ins w:id="78" w:author="golu" w:date="2025-10-28T21:51:00Z"/>
          <w:b/>
          <w:sz w:val="40"/>
          <w:szCs w:val="40"/>
        </w:rPr>
      </w:pPr>
    </w:p>
    <w:p w:rsidR="00E24B3E" w:rsidRDefault="00E24B3E" w:rsidP="00E24B3E">
      <w:pPr>
        <w:pStyle w:val="NormalWeb"/>
        <w:rPr>
          <w:ins w:id="79" w:author="golu" w:date="2025-10-28T21:51:00Z"/>
          <w:b/>
          <w:sz w:val="40"/>
          <w:szCs w:val="40"/>
        </w:rPr>
      </w:pPr>
    </w:p>
    <w:p w:rsidR="00E24B3E" w:rsidRDefault="00E24B3E" w:rsidP="00E24B3E">
      <w:pPr>
        <w:pStyle w:val="NormalWeb"/>
        <w:rPr>
          <w:ins w:id="80" w:author="golu" w:date="2025-10-28T21:51:00Z"/>
          <w:b/>
          <w:sz w:val="40"/>
          <w:szCs w:val="40"/>
        </w:rPr>
      </w:pPr>
    </w:p>
    <w:p w:rsidR="00E24B3E" w:rsidRDefault="00E24B3E" w:rsidP="00E24B3E">
      <w:pPr>
        <w:pStyle w:val="NormalWeb"/>
        <w:rPr>
          <w:ins w:id="81" w:author="golu" w:date="2025-10-28T21:51:00Z"/>
          <w:b/>
          <w:sz w:val="40"/>
          <w:szCs w:val="40"/>
        </w:rPr>
      </w:pPr>
    </w:p>
    <w:p w:rsidR="00E24B3E" w:rsidRDefault="00E24B3E" w:rsidP="00E24B3E">
      <w:pPr>
        <w:pStyle w:val="NormalWeb"/>
        <w:rPr>
          <w:ins w:id="82" w:author="golu" w:date="2025-10-28T21:51:00Z"/>
          <w:b/>
          <w:sz w:val="40"/>
          <w:szCs w:val="40"/>
        </w:rPr>
      </w:pPr>
    </w:p>
    <w:p w:rsidR="00E24B3E" w:rsidRDefault="00E24B3E" w:rsidP="00E24B3E">
      <w:pPr>
        <w:pStyle w:val="NormalWeb"/>
        <w:rPr>
          <w:ins w:id="83" w:author="golu" w:date="2025-10-28T21:51:00Z"/>
          <w:b/>
          <w:sz w:val="40"/>
          <w:szCs w:val="40"/>
        </w:rPr>
      </w:pPr>
    </w:p>
    <w:p w:rsidR="00E24B3E" w:rsidRPr="00E24B3E" w:rsidRDefault="00E24B3E" w:rsidP="00E24B3E">
      <w:pPr>
        <w:pStyle w:val="NormalWeb"/>
        <w:rPr>
          <w:ins w:id="84" w:author="golu" w:date="2025-10-28T21:51:00Z"/>
          <w:b/>
          <w:sz w:val="40"/>
          <w:szCs w:val="40"/>
        </w:rPr>
      </w:pPr>
    </w:p>
    <w:p w:rsidR="00E24B3E" w:rsidRPr="00E24B3E" w:rsidRDefault="00E24B3E" w:rsidP="00E24B3E">
      <w:pPr>
        <w:pStyle w:val="NormalWeb"/>
        <w:rPr>
          <w:ins w:id="85" w:author="golu" w:date="2025-10-28T21:51:00Z"/>
          <w:sz w:val="32"/>
          <w:szCs w:val="32"/>
        </w:rPr>
      </w:pPr>
    </w:p>
    <w:p w:rsidR="00E24B3E" w:rsidRPr="00C512CF" w:rsidRDefault="00E24B3E" w:rsidP="003E2231">
      <w:pPr>
        <w:jc w:val="center"/>
        <w:rPr>
          <w:b/>
          <w:sz w:val="40"/>
          <w:szCs w:val="40"/>
          <w:u w:val="single"/>
        </w:rPr>
      </w:pPr>
    </w:p>
    <w:sectPr w:rsidR="00E24B3E" w:rsidRPr="00C512CF" w:rsidSect="003E2231">
      <w:pgSz w:w="11906" w:h="16838"/>
      <w:pgMar w:top="1440" w:right="1080" w:bottom="1440" w:left="108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F1CF0"/>
    <w:multiLevelType w:val="multilevel"/>
    <w:tmpl w:val="D65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03802"/>
    <w:multiLevelType w:val="multilevel"/>
    <w:tmpl w:val="CB2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144AE0"/>
    <w:multiLevelType w:val="multilevel"/>
    <w:tmpl w:val="5B9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4E09D3"/>
    <w:multiLevelType w:val="multilevel"/>
    <w:tmpl w:val="08D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6D1E8E"/>
    <w:multiLevelType w:val="multilevel"/>
    <w:tmpl w:val="E7C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4E4240"/>
    <w:multiLevelType w:val="multilevel"/>
    <w:tmpl w:val="B1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31"/>
    <w:rsid w:val="003746C4"/>
    <w:rsid w:val="003E2231"/>
    <w:rsid w:val="00483E3D"/>
    <w:rsid w:val="00A05C2F"/>
    <w:rsid w:val="00C512CF"/>
    <w:rsid w:val="00E24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2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23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2231"/>
    <w:rPr>
      <w:b/>
      <w:bCs/>
    </w:rPr>
  </w:style>
  <w:style w:type="paragraph" w:styleId="NormalWeb">
    <w:name w:val="Normal (Web)"/>
    <w:basedOn w:val="Normal"/>
    <w:uiPriority w:val="99"/>
    <w:unhideWhenUsed/>
    <w:rsid w:val="003E2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E2231"/>
    <w:rPr>
      <w:i/>
      <w:iCs/>
    </w:rPr>
  </w:style>
  <w:style w:type="paragraph" w:styleId="Revision">
    <w:name w:val="Revision"/>
    <w:hidden/>
    <w:uiPriority w:val="99"/>
    <w:semiHidden/>
    <w:rsid w:val="00E24B3E"/>
    <w:pPr>
      <w:spacing w:after="0" w:line="240" w:lineRule="auto"/>
    </w:pPr>
  </w:style>
  <w:style w:type="paragraph" w:styleId="BalloonText">
    <w:name w:val="Balloon Text"/>
    <w:basedOn w:val="Normal"/>
    <w:link w:val="BalloonTextChar"/>
    <w:uiPriority w:val="99"/>
    <w:semiHidden/>
    <w:unhideWhenUsed/>
    <w:rsid w:val="00E24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2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23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2231"/>
    <w:rPr>
      <w:b/>
      <w:bCs/>
    </w:rPr>
  </w:style>
  <w:style w:type="paragraph" w:styleId="NormalWeb">
    <w:name w:val="Normal (Web)"/>
    <w:basedOn w:val="Normal"/>
    <w:uiPriority w:val="99"/>
    <w:unhideWhenUsed/>
    <w:rsid w:val="003E2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E2231"/>
    <w:rPr>
      <w:i/>
      <w:iCs/>
    </w:rPr>
  </w:style>
  <w:style w:type="paragraph" w:styleId="Revision">
    <w:name w:val="Revision"/>
    <w:hidden/>
    <w:uiPriority w:val="99"/>
    <w:semiHidden/>
    <w:rsid w:val="00E24B3E"/>
    <w:pPr>
      <w:spacing w:after="0" w:line="240" w:lineRule="auto"/>
    </w:pPr>
  </w:style>
  <w:style w:type="paragraph" w:styleId="BalloonText">
    <w:name w:val="Balloon Text"/>
    <w:basedOn w:val="Normal"/>
    <w:link w:val="BalloonTextChar"/>
    <w:uiPriority w:val="99"/>
    <w:semiHidden/>
    <w:unhideWhenUsed/>
    <w:rsid w:val="00E24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604">
      <w:bodyDiv w:val="1"/>
      <w:marLeft w:val="0"/>
      <w:marRight w:val="0"/>
      <w:marTop w:val="0"/>
      <w:marBottom w:val="0"/>
      <w:divBdr>
        <w:top w:val="none" w:sz="0" w:space="0" w:color="auto"/>
        <w:left w:val="none" w:sz="0" w:space="0" w:color="auto"/>
        <w:bottom w:val="none" w:sz="0" w:space="0" w:color="auto"/>
        <w:right w:val="none" w:sz="0" w:space="0" w:color="auto"/>
      </w:divBdr>
    </w:div>
    <w:div w:id="435829471">
      <w:bodyDiv w:val="1"/>
      <w:marLeft w:val="0"/>
      <w:marRight w:val="0"/>
      <w:marTop w:val="0"/>
      <w:marBottom w:val="0"/>
      <w:divBdr>
        <w:top w:val="none" w:sz="0" w:space="0" w:color="auto"/>
        <w:left w:val="none" w:sz="0" w:space="0" w:color="auto"/>
        <w:bottom w:val="none" w:sz="0" w:space="0" w:color="auto"/>
        <w:right w:val="none" w:sz="0" w:space="0" w:color="auto"/>
      </w:divBdr>
    </w:div>
    <w:div w:id="738672596">
      <w:bodyDiv w:val="1"/>
      <w:marLeft w:val="0"/>
      <w:marRight w:val="0"/>
      <w:marTop w:val="0"/>
      <w:marBottom w:val="0"/>
      <w:divBdr>
        <w:top w:val="none" w:sz="0" w:space="0" w:color="auto"/>
        <w:left w:val="none" w:sz="0" w:space="0" w:color="auto"/>
        <w:bottom w:val="none" w:sz="0" w:space="0" w:color="auto"/>
        <w:right w:val="none" w:sz="0" w:space="0" w:color="auto"/>
      </w:divBdr>
    </w:div>
    <w:div w:id="869224878">
      <w:bodyDiv w:val="1"/>
      <w:marLeft w:val="0"/>
      <w:marRight w:val="0"/>
      <w:marTop w:val="0"/>
      <w:marBottom w:val="0"/>
      <w:divBdr>
        <w:top w:val="none" w:sz="0" w:space="0" w:color="auto"/>
        <w:left w:val="none" w:sz="0" w:space="0" w:color="auto"/>
        <w:bottom w:val="none" w:sz="0" w:space="0" w:color="auto"/>
        <w:right w:val="none" w:sz="0" w:space="0" w:color="auto"/>
      </w:divBdr>
    </w:div>
    <w:div w:id="1037392513">
      <w:bodyDiv w:val="1"/>
      <w:marLeft w:val="0"/>
      <w:marRight w:val="0"/>
      <w:marTop w:val="0"/>
      <w:marBottom w:val="0"/>
      <w:divBdr>
        <w:top w:val="none" w:sz="0" w:space="0" w:color="auto"/>
        <w:left w:val="none" w:sz="0" w:space="0" w:color="auto"/>
        <w:bottom w:val="none" w:sz="0" w:space="0" w:color="auto"/>
        <w:right w:val="none" w:sz="0" w:space="0" w:color="auto"/>
      </w:divBdr>
      <w:divsChild>
        <w:div w:id="1567767207">
          <w:marLeft w:val="0"/>
          <w:marRight w:val="0"/>
          <w:marTop w:val="0"/>
          <w:marBottom w:val="0"/>
          <w:divBdr>
            <w:top w:val="none" w:sz="0" w:space="0" w:color="auto"/>
            <w:left w:val="none" w:sz="0" w:space="0" w:color="auto"/>
            <w:bottom w:val="none" w:sz="0" w:space="0" w:color="auto"/>
            <w:right w:val="none" w:sz="0" w:space="0" w:color="auto"/>
          </w:divBdr>
        </w:div>
      </w:divsChild>
    </w:div>
    <w:div w:id="1177890609">
      <w:bodyDiv w:val="1"/>
      <w:marLeft w:val="0"/>
      <w:marRight w:val="0"/>
      <w:marTop w:val="0"/>
      <w:marBottom w:val="0"/>
      <w:divBdr>
        <w:top w:val="none" w:sz="0" w:space="0" w:color="auto"/>
        <w:left w:val="none" w:sz="0" w:space="0" w:color="auto"/>
        <w:bottom w:val="none" w:sz="0" w:space="0" w:color="auto"/>
        <w:right w:val="none" w:sz="0" w:space="0" w:color="auto"/>
      </w:divBdr>
    </w:div>
    <w:div w:id="1399014147">
      <w:bodyDiv w:val="1"/>
      <w:marLeft w:val="0"/>
      <w:marRight w:val="0"/>
      <w:marTop w:val="0"/>
      <w:marBottom w:val="0"/>
      <w:divBdr>
        <w:top w:val="none" w:sz="0" w:space="0" w:color="auto"/>
        <w:left w:val="none" w:sz="0" w:space="0" w:color="auto"/>
        <w:bottom w:val="none" w:sz="0" w:space="0" w:color="auto"/>
        <w:right w:val="none" w:sz="0" w:space="0" w:color="auto"/>
      </w:divBdr>
    </w:div>
    <w:div w:id="1924027741">
      <w:bodyDiv w:val="1"/>
      <w:marLeft w:val="0"/>
      <w:marRight w:val="0"/>
      <w:marTop w:val="0"/>
      <w:marBottom w:val="0"/>
      <w:divBdr>
        <w:top w:val="none" w:sz="0" w:space="0" w:color="auto"/>
        <w:left w:val="none" w:sz="0" w:space="0" w:color="auto"/>
        <w:bottom w:val="none" w:sz="0" w:space="0" w:color="auto"/>
        <w:right w:val="none" w:sz="0" w:space="0" w:color="auto"/>
      </w:divBdr>
    </w:div>
    <w:div w:id="214658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golu</dc:creator>
  <cp:lastModifiedBy>golu</cp:lastModifiedBy>
  <cp:revision>2</cp:revision>
  <dcterms:created xsi:type="dcterms:W3CDTF">2025-10-28T16:23:00Z</dcterms:created>
  <dcterms:modified xsi:type="dcterms:W3CDTF">2025-10-28T16:23:00Z</dcterms:modified>
</cp:coreProperties>
</file>